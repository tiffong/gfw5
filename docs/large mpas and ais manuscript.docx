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22A34B" w14:textId="126D5E7F" w:rsidR="004C4D17" w:rsidRPr="004839DC" w:rsidRDefault="00F64D6D" w:rsidP="006065B6">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The effects</w:t>
      </w:r>
      <w:r w:rsidR="004C4D17" w:rsidRPr="004839DC">
        <w:rPr>
          <w:rFonts w:ascii="Times New Roman" w:hAnsi="Times New Roman" w:cs="Times New Roman"/>
          <w:b/>
          <w:sz w:val="24"/>
          <w:szCs w:val="24"/>
        </w:rPr>
        <w:t xml:space="preserve"> of large </w:t>
      </w:r>
      <w:r w:rsidR="001D6C89">
        <w:rPr>
          <w:rFonts w:ascii="Times New Roman" w:hAnsi="Times New Roman" w:cs="Times New Roman"/>
          <w:b/>
          <w:sz w:val="24"/>
          <w:szCs w:val="24"/>
        </w:rPr>
        <w:t>m</w:t>
      </w:r>
      <w:r w:rsidR="004C4D17" w:rsidRPr="004839DC">
        <w:rPr>
          <w:rFonts w:ascii="Times New Roman" w:hAnsi="Times New Roman" w:cs="Times New Roman"/>
          <w:b/>
          <w:sz w:val="24"/>
          <w:szCs w:val="24"/>
        </w:rPr>
        <w:t xml:space="preserve">arine </w:t>
      </w:r>
      <w:r w:rsidR="001D6C89">
        <w:rPr>
          <w:rFonts w:ascii="Times New Roman" w:hAnsi="Times New Roman" w:cs="Times New Roman"/>
          <w:b/>
          <w:sz w:val="24"/>
          <w:szCs w:val="24"/>
        </w:rPr>
        <w:t>p</w:t>
      </w:r>
      <w:r w:rsidR="004C4D17" w:rsidRPr="004839DC">
        <w:rPr>
          <w:rFonts w:ascii="Times New Roman" w:hAnsi="Times New Roman" w:cs="Times New Roman"/>
          <w:b/>
          <w:sz w:val="24"/>
          <w:szCs w:val="24"/>
        </w:rPr>
        <w:t xml:space="preserve">rotected </w:t>
      </w:r>
      <w:r w:rsidR="001D6C89">
        <w:rPr>
          <w:rFonts w:ascii="Times New Roman" w:hAnsi="Times New Roman" w:cs="Times New Roman"/>
          <w:b/>
          <w:sz w:val="24"/>
          <w:szCs w:val="24"/>
        </w:rPr>
        <w:t>a</w:t>
      </w:r>
      <w:r w:rsidR="004C4D17" w:rsidRPr="004839DC">
        <w:rPr>
          <w:rFonts w:ascii="Times New Roman" w:hAnsi="Times New Roman" w:cs="Times New Roman"/>
          <w:b/>
          <w:sz w:val="24"/>
          <w:szCs w:val="24"/>
        </w:rPr>
        <w:t xml:space="preserve">reas </w:t>
      </w:r>
      <w:r>
        <w:rPr>
          <w:rFonts w:ascii="Times New Roman" w:hAnsi="Times New Roman" w:cs="Times New Roman"/>
          <w:b/>
          <w:sz w:val="24"/>
          <w:szCs w:val="24"/>
        </w:rPr>
        <w:t>on industrial fishing effort</w:t>
      </w:r>
    </w:p>
    <w:p w14:paraId="24140C00" w14:textId="2D0EC3A9" w:rsidR="00FD46F1" w:rsidRDefault="00B42D61" w:rsidP="006065B6">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w:t>
      </w:r>
      <w:r w:rsidR="00EF6023">
        <w:rPr>
          <w:rFonts w:ascii="Times New Roman" w:hAnsi="Times New Roman" w:cs="Times New Roman"/>
          <w:b/>
          <w:sz w:val="24"/>
          <w:szCs w:val="24"/>
        </w:rPr>
        <w:t>Any suggestions that are less dry?</w:t>
      </w:r>
      <w:r>
        <w:rPr>
          <w:rFonts w:ascii="Times New Roman" w:hAnsi="Times New Roman" w:cs="Times New Roman"/>
          <w:b/>
          <w:sz w:val="24"/>
          <w:szCs w:val="24"/>
        </w:rPr>
        <w:t>]</w:t>
      </w:r>
    </w:p>
    <w:p w14:paraId="64F78845" w14:textId="77777777" w:rsidR="00C77C86" w:rsidRDefault="00C77C86" w:rsidP="006065B6">
      <w:pPr>
        <w:spacing w:after="0" w:line="480" w:lineRule="auto"/>
        <w:rPr>
          <w:rFonts w:ascii="Times New Roman" w:hAnsi="Times New Roman" w:cs="Times New Roman"/>
          <w:sz w:val="24"/>
          <w:szCs w:val="24"/>
        </w:rPr>
      </w:pPr>
    </w:p>
    <w:p w14:paraId="4C2A546D" w14:textId="36F5D41A" w:rsidR="00056CFE" w:rsidRDefault="00056CFE" w:rsidP="006065B6">
      <w:pPr>
        <w:spacing w:after="0" w:line="480" w:lineRule="auto"/>
        <w:rPr>
          <w:rFonts w:ascii="Times New Roman" w:hAnsi="Times New Roman" w:cs="Times New Roman"/>
          <w:sz w:val="24"/>
          <w:szCs w:val="24"/>
        </w:rPr>
      </w:pPr>
      <w:r>
        <w:rPr>
          <w:rFonts w:ascii="Times New Roman" w:hAnsi="Times New Roman" w:cs="Times New Roman"/>
          <w:sz w:val="24"/>
          <w:szCs w:val="24"/>
        </w:rPr>
        <w:t>Conservation Letters: 3000 words, max 6 figures, max 40 references</w:t>
      </w:r>
    </w:p>
    <w:p w14:paraId="282357BF" w14:textId="77777777" w:rsidR="0098392A" w:rsidRDefault="0098392A" w:rsidP="000C54DC">
      <w:pPr>
        <w:spacing w:after="0" w:line="240" w:lineRule="auto"/>
        <w:rPr>
          <w:rFonts w:ascii="Times New Roman" w:hAnsi="Times New Roman" w:cs="Times New Roman"/>
          <w:sz w:val="24"/>
          <w:szCs w:val="24"/>
        </w:rPr>
      </w:pPr>
    </w:p>
    <w:p w14:paraId="3AD33392" w14:textId="77777777" w:rsidR="000C54DC" w:rsidRDefault="0098392A" w:rsidP="000C54DC">
      <w:pPr>
        <w:spacing w:after="0" w:line="240" w:lineRule="auto"/>
        <w:rPr>
          <w:rFonts w:ascii="Times New Roman" w:hAnsi="Times New Roman" w:cs="Times New Roman"/>
          <w:sz w:val="24"/>
          <w:szCs w:val="24"/>
        </w:rPr>
      </w:pPr>
      <w:r>
        <w:rPr>
          <w:rFonts w:ascii="Times New Roman" w:hAnsi="Times New Roman" w:cs="Times New Roman"/>
          <w:sz w:val="24"/>
          <w:szCs w:val="24"/>
        </w:rPr>
        <w:t>TO DO:</w:t>
      </w:r>
      <w:r w:rsidR="000C54DC">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470558BB" w14:textId="2C1CA96C" w:rsidR="0098392A" w:rsidRDefault="000C54DC" w:rsidP="000C54DC">
      <w:pPr>
        <w:pStyle w:val="ListParagraph"/>
        <w:numPr>
          <w:ilvl w:val="0"/>
          <w:numId w:val="13"/>
        </w:numPr>
        <w:spacing w:after="0" w:line="240" w:lineRule="auto"/>
        <w:rPr>
          <w:rFonts w:ascii="Times New Roman" w:hAnsi="Times New Roman" w:cs="Times New Roman"/>
          <w:sz w:val="24"/>
          <w:szCs w:val="24"/>
        </w:rPr>
      </w:pPr>
      <w:r>
        <w:rPr>
          <w:rFonts w:ascii="Times New Roman" w:hAnsi="Times New Roman" w:cs="Times New Roman"/>
          <w:sz w:val="24"/>
          <w:szCs w:val="24"/>
        </w:rPr>
        <w:t>R</w:t>
      </w:r>
      <w:r w:rsidR="0098392A" w:rsidRPr="000C54DC">
        <w:rPr>
          <w:rFonts w:ascii="Times New Roman" w:hAnsi="Times New Roman" w:cs="Times New Roman"/>
          <w:sz w:val="24"/>
          <w:szCs w:val="24"/>
        </w:rPr>
        <w:t xml:space="preserve">eview documentation of large MPAs. How many aimed to </w:t>
      </w:r>
      <w:r w:rsidR="0098392A" w:rsidRPr="000C54DC">
        <w:rPr>
          <w:rFonts w:ascii="Times New Roman" w:hAnsi="Times New Roman" w:cs="Times New Roman"/>
          <w:i/>
          <w:sz w:val="24"/>
          <w:szCs w:val="24"/>
        </w:rPr>
        <w:t>reduce</w:t>
      </w:r>
      <w:r w:rsidR="0098392A" w:rsidRPr="000C54DC">
        <w:rPr>
          <w:rFonts w:ascii="Times New Roman" w:hAnsi="Times New Roman" w:cs="Times New Roman"/>
          <w:sz w:val="24"/>
          <w:szCs w:val="24"/>
        </w:rPr>
        <w:t xml:space="preserve"> fishing effort, and how many aimed to </w:t>
      </w:r>
      <w:r w:rsidR="0098392A" w:rsidRPr="000C54DC">
        <w:rPr>
          <w:rFonts w:ascii="Times New Roman" w:hAnsi="Times New Roman" w:cs="Times New Roman"/>
          <w:i/>
          <w:sz w:val="24"/>
          <w:szCs w:val="24"/>
        </w:rPr>
        <w:t>maintain low effort?</w:t>
      </w:r>
      <w:r w:rsidR="0098392A" w:rsidRPr="000C54DC">
        <w:rPr>
          <w:rFonts w:ascii="Times New Roman" w:hAnsi="Times New Roman" w:cs="Times New Roman"/>
          <w:sz w:val="24"/>
          <w:szCs w:val="24"/>
        </w:rPr>
        <w:t xml:space="preserve"> See how many reach/fail that goal</w:t>
      </w:r>
    </w:p>
    <w:p w14:paraId="7883F634" w14:textId="7EB47423" w:rsidR="00EF6023" w:rsidRDefault="00D67C60" w:rsidP="00EF6023">
      <w:pPr>
        <w:pStyle w:val="ListParagraph"/>
        <w:numPr>
          <w:ilvl w:val="1"/>
          <w:numId w:val="13"/>
        </w:numPr>
        <w:spacing w:after="0" w:line="240" w:lineRule="auto"/>
        <w:rPr>
          <w:rFonts w:ascii="Times New Roman" w:hAnsi="Times New Roman" w:cs="Times New Roman"/>
          <w:sz w:val="24"/>
          <w:szCs w:val="24"/>
        </w:rPr>
      </w:pPr>
      <w:r>
        <w:rPr>
          <w:rFonts w:ascii="Times New Roman" w:hAnsi="Times New Roman" w:cs="Times New Roman"/>
          <w:sz w:val="24"/>
          <w:szCs w:val="24"/>
        </w:rPr>
        <w:t>Pitcairn = both reduce (“minimize”) and maintain low effort</w:t>
      </w:r>
    </w:p>
    <w:p w14:paraId="72BE0436" w14:textId="533FA142" w:rsidR="00D67C60" w:rsidRDefault="00D67C60" w:rsidP="00EF6023">
      <w:pPr>
        <w:pStyle w:val="ListParagraph"/>
        <w:numPr>
          <w:ilvl w:val="1"/>
          <w:numId w:val="13"/>
        </w:numPr>
        <w:spacing w:after="0" w:line="240" w:lineRule="auto"/>
        <w:rPr>
          <w:rFonts w:ascii="Times New Roman" w:hAnsi="Times New Roman" w:cs="Times New Roman"/>
          <w:sz w:val="24"/>
          <w:szCs w:val="24"/>
        </w:rPr>
      </w:pPr>
      <w:r>
        <w:rPr>
          <w:rFonts w:ascii="Times New Roman" w:hAnsi="Times New Roman" w:cs="Times New Roman"/>
          <w:sz w:val="24"/>
          <w:szCs w:val="24"/>
        </w:rPr>
        <w:t>Nazca = can’</w:t>
      </w:r>
      <w:r w:rsidR="00712F53">
        <w:rPr>
          <w:rFonts w:ascii="Times New Roman" w:hAnsi="Times New Roman" w:cs="Times New Roman"/>
          <w:sz w:val="24"/>
          <w:szCs w:val="24"/>
        </w:rPr>
        <w:t>t find the decree</w:t>
      </w:r>
    </w:p>
    <w:p w14:paraId="215BA117" w14:textId="69590561" w:rsidR="00712F53" w:rsidRDefault="001C7567" w:rsidP="00EF6023">
      <w:pPr>
        <w:pStyle w:val="ListParagraph"/>
        <w:numPr>
          <w:ilvl w:val="1"/>
          <w:numId w:val="13"/>
        </w:numPr>
        <w:spacing w:after="0" w:line="240" w:lineRule="auto"/>
        <w:rPr>
          <w:rFonts w:ascii="Times New Roman" w:hAnsi="Times New Roman" w:cs="Times New Roman"/>
          <w:sz w:val="24"/>
          <w:szCs w:val="24"/>
        </w:rPr>
      </w:pPr>
      <w:r>
        <w:rPr>
          <w:rFonts w:ascii="Times New Roman" w:hAnsi="Times New Roman" w:cs="Times New Roman"/>
          <w:sz w:val="24"/>
          <w:szCs w:val="24"/>
        </w:rPr>
        <w:t>PIPA = can’t find decree, but</w:t>
      </w:r>
      <w:r w:rsidR="0076675D">
        <w:rPr>
          <w:rFonts w:ascii="Times New Roman" w:hAnsi="Times New Roman" w:cs="Times New Roman"/>
          <w:sz w:val="24"/>
          <w:szCs w:val="24"/>
        </w:rPr>
        <w:t xml:space="preserve"> this link for an overview (</w:t>
      </w:r>
      <w:hyperlink r:id="rId8" w:history="1">
        <w:r w:rsidR="0076675D" w:rsidRPr="00375BFA">
          <w:rPr>
            <w:rStyle w:val="Hyperlink"/>
            <w:rFonts w:ascii="Times New Roman" w:hAnsi="Times New Roman" w:cs="Times New Roman"/>
            <w:sz w:val="24"/>
            <w:szCs w:val="24"/>
          </w:rPr>
          <w:t>http://www.phoenixislands.org/pdf/AMB-PIPA-2014.pdf</w:t>
        </w:r>
      </w:hyperlink>
      <w:r w:rsidR="0076675D">
        <w:rPr>
          <w:rFonts w:ascii="Times New Roman" w:hAnsi="Times New Roman" w:cs="Times New Roman"/>
          <w:sz w:val="24"/>
          <w:szCs w:val="24"/>
        </w:rPr>
        <w:t>)</w:t>
      </w:r>
    </w:p>
    <w:p w14:paraId="40F3202E" w14:textId="0B624AFE" w:rsidR="0076675D" w:rsidRDefault="00E23F36" w:rsidP="00EF6023">
      <w:pPr>
        <w:pStyle w:val="ListParagraph"/>
        <w:numPr>
          <w:ilvl w:val="1"/>
          <w:numId w:val="13"/>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PMNM = </w:t>
      </w:r>
      <w:hyperlink r:id="rId9" w:history="1">
        <w:r w:rsidRPr="00375BFA">
          <w:rPr>
            <w:rStyle w:val="Hyperlink"/>
            <w:rFonts w:ascii="Times New Roman" w:hAnsi="Times New Roman" w:cs="Times New Roman"/>
            <w:sz w:val="24"/>
            <w:szCs w:val="24"/>
          </w:rPr>
          <w:t>https://obamawhitehouse.archives.gov/the-press-office/2016/08/26/presidential-proclamation-papahanaumokuakea-marine-national-monument</w:t>
        </w:r>
      </w:hyperlink>
      <w:r>
        <w:rPr>
          <w:rFonts w:ascii="Times New Roman" w:hAnsi="Times New Roman" w:cs="Times New Roman"/>
          <w:sz w:val="24"/>
          <w:szCs w:val="24"/>
        </w:rPr>
        <w:t xml:space="preserve"> not explicit though – the focus is on why papa is special, but not much about human threats</w:t>
      </w:r>
    </w:p>
    <w:p w14:paraId="3DD822E4" w14:textId="59CB535D" w:rsidR="00E23F36" w:rsidRDefault="00E23F36" w:rsidP="00EF6023">
      <w:pPr>
        <w:pStyle w:val="ListParagraph"/>
        <w:numPr>
          <w:ilvl w:val="1"/>
          <w:numId w:val="13"/>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PRIMNM = </w:t>
      </w:r>
      <w:hyperlink r:id="rId10" w:history="1">
        <w:r w:rsidRPr="00375BFA">
          <w:rPr>
            <w:rStyle w:val="Hyperlink"/>
            <w:rFonts w:ascii="Times New Roman" w:hAnsi="Times New Roman" w:cs="Times New Roman"/>
            <w:sz w:val="24"/>
            <w:szCs w:val="24"/>
          </w:rPr>
          <w:t>https://obamawhitehouse.archives.gov/the-press-office/2014/09/25/presidential-proclamation-pacific-remote-islands-marine-national-monumen</w:t>
        </w:r>
      </w:hyperlink>
      <w:r>
        <w:rPr>
          <w:rFonts w:ascii="Times New Roman" w:hAnsi="Times New Roman" w:cs="Times New Roman"/>
          <w:sz w:val="24"/>
          <w:szCs w:val="24"/>
        </w:rPr>
        <w:t xml:space="preserve"> same as PMNM - doesn’t explicitly highlight fishing reduction</w:t>
      </w:r>
    </w:p>
    <w:p w14:paraId="0D833FE3" w14:textId="57F80240" w:rsidR="000C54DC" w:rsidRDefault="000C54DC" w:rsidP="000C54DC">
      <w:pPr>
        <w:pStyle w:val="ListParagraph"/>
        <w:numPr>
          <w:ilvl w:val="0"/>
          <w:numId w:val="13"/>
        </w:numPr>
        <w:spacing w:after="0" w:line="240" w:lineRule="auto"/>
        <w:rPr>
          <w:rFonts w:ascii="Times New Roman" w:hAnsi="Times New Roman" w:cs="Times New Roman"/>
          <w:sz w:val="24"/>
          <w:szCs w:val="24"/>
        </w:rPr>
      </w:pPr>
      <w:r>
        <w:rPr>
          <w:rFonts w:ascii="Times New Roman" w:hAnsi="Times New Roman" w:cs="Times New Roman"/>
          <w:sz w:val="24"/>
          <w:szCs w:val="24"/>
        </w:rPr>
        <w:t>Review info on which nations sell fishing rights. Is this our best explanation of why effort is high in PIPA but low in Western EEZs?</w:t>
      </w:r>
    </w:p>
    <w:p w14:paraId="70DE9D19" w14:textId="4191AB67" w:rsidR="001B74A3" w:rsidRDefault="001B74A3" w:rsidP="001B74A3">
      <w:pPr>
        <w:pStyle w:val="ListParagraph"/>
        <w:numPr>
          <w:ilvl w:val="1"/>
          <w:numId w:val="13"/>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DONE: see </w:t>
      </w:r>
      <w:proofErr w:type="spellStart"/>
      <w:r>
        <w:rPr>
          <w:rFonts w:ascii="Times New Roman" w:hAnsi="Times New Roman" w:cs="Times New Roman"/>
          <w:sz w:val="24"/>
          <w:szCs w:val="24"/>
        </w:rPr>
        <w:t>Havice</w:t>
      </w:r>
      <w:proofErr w:type="spellEnd"/>
      <w:r>
        <w:rPr>
          <w:rFonts w:ascii="Times New Roman" w:hAnsi="Times New Roman" w:cs="Times New Roman"/>
          <w:sz w:val="24"/>
          <w:szCs w:val="24"/>
        </w:rPr>
        <w:t xml:space="preserve"> 2013. The informat</w:t>
      </w:r>
      <w:r w:rsidR="00EF6023">
        <w:rPr>
          <w:rFonts w:ascii="Times New Roman" w:hAnsi="Times New Roman" w:cs="Times New Roman"/>
          <w:sz w:val="24"/>
          <w:szCs w:val="24"/>
        </w:rPr>
        <w:t>ion on is publically accessible on the WCPFC site, but apparently only through the 8</w:t>
      </w:r>
      <w:r w:rsidR="00EF6023" w:rsidRPr="00EF6023">
        <w:rPr>
          <w:rFonts w:ascii="Times New Roman" w:hAnsi="Times New Roman" w:cs="Times New Roman"/>
          <w:sz w:val="24"/>
          <w:szCs w:val="24"/>
          <w:vertAlign w:val="superscript"/>
        </w:rPr>
        <w:t>th</w:t>
      </w:r>
      <w:r w:rsidR="00EF6023">
        <w:rPr>
          <w:rFonts w:ascii="Times New Roman" w:hAnsi="Times New Roman" w:cs="Times New Roman"/>
          <w:sz w:val="24"/>
          <w:szCs w:val="24"/>
        </w:rPr>
        <w:t xml:space="preserve"> meeting of the WCPFC (~2010). The more recent data appears unreported (</w:t>
      </w:r>
      <w:r w:rsidR="00EF6023" w:rsidRPr="00EF6023">
        <w:rPr>
          <w:rFonts w:ascii="Times New Roman" w:hAnsi="Times New Roman" w:cs="Times New Roman"/>
          <w:sz w:val="24"/>
          <w:szCs w:val="24"/>
        </w:rPr>
        <w:t>https://www.pnatuna.com/vessel-day-scheme-texts/tae-decisions-and-advisories</w:t>
      </w:r>
      <w:r w:rsidR="00EF6023">
        <w:rPr>
          <w:rFonts w:ascii="Times New Roman" w:hAnsi="Times New Roman" w:cs="Times New Roman"/>
          <w:sz w:val="24"/>
          <w:szCs w:val="24"/>
        </w:rPr>
        <w:t>)</w:t>
      </w:r>
    </w:p>
    <w:p w14:paraId="6FB551D3" w14:textId="5FE3F090" w:rsidR="001A3BBE" w:rsidRPr="000C54DC" w:rsidRDefault="001A3BBE" w:rsidP="000C54DC">
      <w:pPr>
        <w:pStyle w:val="ListParagraph"/>
        <w:numPr>
          <w:ilvl w:val="0"/>
          <w:numId w:val="13"/>
        </w:numPr>
        <w:spacing w:after="0" w:line="240" w:lineRule="auto"/>
        <w:rPr>
          <w:rFonts w:ascii="Times New Roman" w:hAnsi="Times New Roman" w:cs="Times New Roman"/>
          <w:sz w:val="24"/>
          <w:szCs w:val="24"/>
        </w:rPr>
      </w:pPr>
      <w:commentRangeStart w:id="0"/>
      <w:r>
        <w:rPr>
          <w:rFonts w:ascii="Times New Roman" w:hAnsi="Times New Roman" w:cs="Times New Roman"/>
          <w:sz w:val="24"/>
          <w:szCs w:val="24"/>
        </w:rPr>
        <w:t>How many MPAs can we include if we go down to 30,000 km2 instead of 100,00 km2? Davies et al. 2017 uses this (equally arbitrary) cutoff</w:t>
      </w:r>
      <w:commentRangeEnd w:id="0"/>
      <w:r w:rsidR="006A6680">
        <w:rPr>
          <w:rStyle w:val="CommentReference"/>
        </w:rPr>
        <w:commentReference w:id="0"/>
      </w:r>
    </w:p>
    <w:p w14:paraId="17A816E4" w14:textId="77777777" w:rsidR="0098392A" w:rsidRDefault="0098392A" w:rsidP="006065B6">
      <w:pPr>
        <w:spacing w:after="0" w:line="480" w:lineRule="auto"/>
        <w:rPr>
          <w:rFonts w:ascii="Times New Roman" w:hAnsi="Times New Roman" w:cs="Times New Roman"/>
          <w:sz w:val="24"/>
          <w:szCs w:val="24"/>
        </w:rPr>
      </w:pPr>
    </w:p>
    <w:p w14:paraId="372F5CF2" w14:textId="77777777" w:rsidR="00094000" w:rsidRDefault="00094000" w:rsidP="006065B6">
      <w:pPr>
        <w:spacing w:after="0" w:line="480" w:lineRule="auto"/>
        <w:rPr>
          <w:rFonts w:ascii="Times New Roman" w:hAnsi="Times New Roman" w:cs="Times New Roman"/>
          <w:sz w:val="24"/>
          <w:szCs w:val="24"/>
        </w:rPr>
      </w:pPr>
    </w:p>
    <w:p w14:paraId="0CF7ED22" w14:textId="77777777" w:rsidR="00094000" w:rsidRDefault="00094000" w:rsidP="006065B6">
      <w:pPr>
        <w:spacing w:after="0" w:line="480" w:lineRule="auto"/>
        <w:rPr>
          <w:rFonts w:ascii="Times New Roman" w:hAnsi="Times New Roman" w:cs="Times New Roman"/>
          <w:sz w:val="24"/>
          <w:szCs w:val="24"/>
        </w:rPr>
      </w:pPr>
    </w:p>
    <w:p w14:paraId="73E0E640" w14:textId="77777777" w:rsidR="00094000" w:rsidRDefault="00094000" w:rsidP="006065B6">
      <w:pPr>
        <w:spacing w:after="0" w:line="480" w:lineRule="auto"/>
        <w:rPr>
          <w:rFonts w:ascii="Times New Roman" w:hAnsi="Times New Roman" w:cs="Times New Roman"/>
          <w:sz w:val="24"/>
          <w:szCs w:val="24"/>
        </w:rPr>
      </w:pPr>
    </w:p>
    <w:p w14:paraId="2EFFF8E5" w14:textId="77777777" w:rsidR="00094000" w:rsidRDefault="00094000" w:rsidP="006065B6">
      <w:pPr>
        <w:spacing w:after="0" w:line="480" w:lineRule="auto"/>
        <w:rPr>
          <w:rFonts w:ascii="Times New Roman" w:hAnsi="Times New Roman" w:cs="Times New Roman"/>
          <w:sz w:val="24"/>
          <w:szCs w:val="24"/>
        </w:rPr>
      </w:pPr>
    </w:p>
    <w:p w14:paraId="1ADDFAD0" w14:textId="77777777" w:rsidR="00094000" w:rsidRDefault="00094000" w:rsidP="006065B6">
      <w:pPr>
        <w:spacing w:after="0" w:line="480" w:lineRule="auto"/>
        <w:rPr>
          <w:rFonts w:ascii="Times New Roman" w:hAnsi="Times New Roman" w:cs="Times New Roman"/>
          <w:sz w:val="24"/>
          <w:szCs w:val="24"/>
        </w:rPr>
      </w:pPr>
    </w:p>
    <w:p w14:paraId="77B9CFF5" w14:textId="6208CB78" w:rsidR="0098392A" w:rsidRDefault="0098392A" w:rsidP="00BE4E90">
      <w:pPr>
        <w:spacing w:after="0" w:line="240" w:lineRule="auto"/>
        <w:rPr>
          <w:ins w:id="1" w:author="Timothy Daniel White" w:date="2019-02-20T12:17:00Z"/>
          <w:rFonts w:ascii="Times New Roman" w:hAnsi="Times New Roman" w:cs="Times New Roman"/>
          <w:sz w:val="24"/>
          <w:szCs w:val="24"/>
        </w:rPr>
      </w:pPr>
    </w:p>
    <w:p w14:paraId="067292F0" w14:textId="0B75672D" w:rsidR="00E063A3" w:rsidRDefault="00E063A3" w:rsidP="00BE4E90">
      <w:pPr>
        <w:spacing w:after="0" w:line="240" w:lineRule="auto"/>
        <w:rPr>
          <w:ins w:id="2" w:author="Timothy Daniel White" w:date="2019-02-20T12:17:00Z"/>
          <w:rFonts w:ascii="Times New Roman" w:hAnsi="Times New Roman" w:cs="Times New Roman"/>
          <w:sz w:val="24"/>
          <w:szCs w:val="24"/>
        </w:rPr>
      </w:pPr>
    </w:p>
    <w:p w14:paraId="3203DC26" w14:textId="2A75C6CD" w:rsidR="00E063A3" w:rsidRDefault="00E063A3" w:rsidP="00BE4E90">
      <w:pPr>
        <w:spacing w:after="0" w:line="240" w:lineRule="auto"/>
        <w:rPr>
          <w:ins w:id="3" w:author="Timothy Daniel White" w:date="2019-02-20T12:17:00Z"/>
          <w:rFonts w:ascii="Times New Roman" w:hAnsi="Times New Roman" w:cs="Times New Roman"/>
          <w:sz w:val="24"/>
          <w:szCs w:val="24"/>
        </w:rPr>
      </w:pPr>
    </w:p>
    <w:p w14:paraId="45786B2F" w14:textId="7C2B6A53" w:rsidR="00E063A3" w:rsidRPr="00E063A3" w:rsidRDefault="00E063A3" w:rsidP="00E063A3">
      <w:pPr>
        <w:spacing w:after="0" w:line="240" w:lineRule="auto"/>
        <w:rPr>
          <w:rFonts w:ascii="Times New Roman" w:eastAsia="Times New Roman" w:hAnsi="Times New Roman" w:cs="Times New Roman"/>
          <w:sz w:val="24"/>
          <w:szCs w:val="24"/>
        </w:rPr>
      </w:pPr>
      <w:r>
        <w:rPr>
          <w:rFonts w:ascii="Arial" w:eastAsia="Times New Roman" w:hAnsi="Arial" w:cs="Arial"/>
          <w:color w:val="1C1D1E"/>
          <w:sz w:val="21"/>
          <w:szCs w:val="21"/>
          <w:shd w:val="clear" w:color="auto" w:fill="FFFFFF"/>
        </w:rPr>
        <w:lastRenderedPageBreak/>
        <w:t xml:space="preserve">Target. Conservation Biology </w:t>
      </w:r>
      <w:r w:rsidRPr="00E063A3">
        <w:rPr>
          <w:rFonts w:ascii="Arial" w:eastAsia="Times New Roman" w:hAnsi="Arial" w:cs="Arial"/>
          <w:color w:val="1C1D1E"/>
          <w:sz w:val="21"/>
          <w:szCs w:val="21"/>
          <w:shd w:val="clear" w:color="auto" w:fill="FFFFFF"/>
        </w:rPr>
        <w:t>Research Note (3000 words): similar to Contributed Papers, but results and inferences may be more focused or preliminary.</w:t>
      </w:r>
    </w:p>
    <w:p w14:paraId="035872D4" w14:textId="094F28E8" w:rsidR="00E063A3" w:rsidRDefault="00E063A3" w:rsidP="00BE4E90">
      <w:pPr>
        <w:spacing w:after="0" w:line="240" w:lineRule="auto"/>
        <w:rPr>
          <w:ins w:id="4" w:author="Timothy Daniel White" w:date="2019-02-20T12:17:00Z"/>
          <w:rFonts w:ascii="Times New Roman" w:hAnsi="Times New Roman" w:cs="Times New Roman"/>
          <w:sz w:val="24"/>
          <w:szCs w:val="24"/>
        </w:rPr>
      </w:pPr>
    </w:p>
    <w:p w14:paraId="3CE10899" w14:textId="77777777" w:rsidR="00E063A3" w:rsidRPr="004839DC" w:rsidRDefault="00E063A3" w:rsidP="00BE4E90">
      <w:pPr>
        <w:spacing w:after="0" w:line="240" w:lineRule="auto"/>
        <w:rPr>
          <w:rFonts w:ascii="Times New Roman" w:hAnsi="Times New Roman" w:cs="Times New Roman"/>
          <w:sz w:val="24"/>
          <w:szCs w:val="24"/>
        </w:rPr>
      </w:pPr>
    </w:p>
    <w:p w14:paraId="116AEC22" w14:textId="1B9F935D" w:rsidR="00CB425C" w:rsidRDefault="00CA6675" w:rsidP="00BE4E90">
      <w:pPr>
        <w:spacing w:after="0" w:line="240" w:lineRule="auto"/>
        <w:rPr>
          <w:rFonts w:ascii="Times New Roman" w:hAnsi="Times New Roman" w:cs="Times New Roman"/>
          <w:sz w:val="24"/>
          <w:szCs w:val="24"/>
        </w:rPr>
      </w:pPr>
      <w:r w:rsidRPr="004839DC">
        <w:rPr>
          <w:rFonts w:ascii="Times New Roman" w:hAnsi="Times New Roman" w:cs="Times New Roman"/>
          <w:b/>
          <w:sz w:val="24"/>
          <w:szCs w:val="24"/>
        </w:rPr>
        <w:t>ABSTRACT</w:t>
      </w:r>
      <w:r w:rsidR="00056CFE">
        <w:rPr>
          <w:rFonts w:ascii="Times New Roman" w:hAnsi="Times New Roman" w:cs="Times New Roman"/>
          <w:b/>
          <w:sz w:val="24"/>
          <w:szCs w:val="24"/>
        </w:rPr>
        <w:t xml:space="preserve"> [150 words]</w:t>
      </w:r>
      <w:r>
        <w:rPr>
          <w:rFonts w:ascii="Times New Roman" w:hAnsi="Times New Roman" w:cs="Times New Roman"/>
          <w:b/>
          <w:sz w:val="24"/>
          <w:szCs w:val="24"/>
        </w:rPr>
        <w:t xml:space="preserve">: </w:t>
      </w:r>
    </w:p>
    <w:p w14:paraId="05304B2D" w14:textId="77777777" w:rsidR="00BE4E90" w:rsidRDefault="00BE4E90" w:rsidP="00BE4E90">
      <w:pPr>
        <w:spacing w:after="0" w:line="240" w:lineRule="auto"/>
        <w:rPr>
          <w:rFonts w:ascii="Times New Roman" w:hAnsi="Times New Roman" w:cs="Times New Roman"/>
          <w:sz w:val="24"/>
          <w:szCs w:val="24"/>
        </w:rPr>
      </w:pPr>
    </w:p>
    <w:p w14:paraId="2CE177A8" w14:textId="590915BE" w:rsidR="005A7B5C" w:rsidRDefault="005A7B5C" w:rsidP="005A7B5C">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Large marine protected areas (LMPAs) of unprecedented size have recently been established in every ocean, yet their ability to meet conservation objectives is widely debated. Key areas of debate include uncertainty over the intensity of human impacts before and after MPA establishment, the effects of LMPAs on industrial fishing fleets, and nations’ abilities to adequately enforce fishing bans across vast, remote regions. We used a recent vessel tracking platform to quantify the response of industrial fishing effort to 6 LMPAs that were established since 2013. We find that 1) LMPAs successfully keep fishing effort low relative to surrounding regions, but 2) effort was already very low within LMPAs prior to designation. Taken together, our results suggest that LMPAs present conservation opportunities with relatively low political cost, though they typically do not </w:t>
      </w:r>
      <w:r w:rsidR="000C54DC" w:rsidRPr="000C54DC">
        <w:rPr>
          <w:rFonts w:ascii="Times New Roman" w:hAnsi="Times New Roman" w:cs="Times New Roman"/>
          <w:i/>
          <w:sz w:val="24"/>
          <w:szCs w:val="24"/>
        </w:rPr>
        <w:t>reduce</w:t>
      </w:r>
      <w:r>
        <w:rPr>
          <w:rFonts w:ascii="Times New Roman" w:hAnsi="Times New Roman" w:cs="Times New Roman"/>
          <w:sz w:val="24"/>
          <w:szCs w:val="24"/>
        </w:rPr>
        <w:t xml:space="preserve"> fishing effort as </w:t>
      </w:r>
      <w:r w:rsidR="000613A9">
        <w:rPr>
          <w:rFonts w:ascii="Times New Roman" w:hAnsi="Times New Roman" w:cs="Times New Roman"/>
          <w:sz w:val="24"/>
          <w:szCs w:val="24"/>
        </w:rPr>
        <w:t xml:space="preserve">initial </w:t>
      </w:r>
      <w:r>
        <w:rPr>
          <w:rFonts w:ascii="Times New Roman" w:hAnsi="Times New Roman" w:cs="Times New Roman"/>
          <w:sz w:val="24"/>
          <w:szCs w:val="24"/>
        </w:rPr>
        <w:t xml:space="preserve">effort is </w:t>
      </w:r>
      <w:r w:rsidR="000613A9">
        <w:rPr>
          <w:rFonts w:ascii="Times New Roman" w:hAnsi="Times New Roman" w:cs="Times New Roman"/>
          <w:sz w:val="24"/>
          <w:szCs w:val="24"/>
        </w:rPr>
        <w:t>often</w:t>
      </w:r>
      <w:r>
        <w:rPr>
          <w:rFonts w:ascii="Times New Roman" w:hAnsi="Times New Roman" w:cs="Times New Roman"/>
          <w:sz w:val="24"/>
          <w:szCs w:val="24"/>
        </w:rPr>
        <w:t xml:space="preserve"> </w:t>
      </w:r>
      <w:r w:rsidR="000C54DC">
        <w:rPr>
          <w:rFonts w:ascii="Times New Roman" w:hAnsi="Times New Roman" w:cs="Times New Roman"/>
          <w:sz w:val="24"/>
          <w:szCs w:val="24"/>
        </w:rPr>
        <w:t>negligible</w:t>
      </w:r>
      <w:r>
        <w:rPr>
          <w:rFonts w:ascii="Times New Roman" w:hAnsi="Times New Roman" w:cs="Times New Roman"/>
          <w:sz w:val="24"/>
          <w:szCs w:val="24"/>
        </w:rPr>
        <w:t xml:space="preserve"> in these regions. </w:t>
      </w:r>
    </w:p>
    <w:p w14:paraId="165F7ED5" w14:textId="4A4C1522" w:rsidR="005A7B5C" w:rsidRDefault="005A7B5C" w:rsidP="005A7B5C">
      <w:pPr>
        <w:spacing w:after="0" w:line="240" w:lineRule="auto"/>
        <w:rPr>
          <w:rFonts w:ascii="Times New Roman" w:hAnsi="Times New Roman" w:cs="Times New Roman"/>
          <w:sz w:val="24"/>
          <w:szCs w:val="24"/>
        </w:rPr>
      </w:pPr>
    </w:p>
    <w:p w14:paraId="74DFD42E" w14:textId="77777777" w:rsidR="005A7B5C" w:rsidRDefault="005A7B5C" w:rsidP="005A7B5C">
      <w:pPr>
        <w:spacing w:after="0" w:line="240" w:lineRule="auto"/>
        <w:rPr>
          <w:rFonts w:ascii="Times New Roman" w:hAnsi="Times New Roman" w:cs="Times New Roman"/>
          <w:sz w:val="24"/>
          <w:szCs w:val="24"/>
        </w:rPr>
      </w:pPr>
    </w:p>
    <w:p w14:paraId="7BF23D47" w14:textId="77777777" w:rsidR="005A7B5C" w:rsidRDefault="005A7B5C" w:rsidP="00BE4E90">
      <w:pPr>
        <w:spacing w:after="0" w:line="240" w:lineRule="auto"/>
        <w:rPr>
          <w:rFonts w:ascii="Times New Roman" w:hAnsi="Times New Roman" w:cs="Times New Roman"/>
          <w:sz w:val="24"/>
          <w:szCs w:val="24"/>
        </w:rPr>
      </w:pPr>
    </w:p>
    <w:p w14:paraId="09FE4330" w14:textId="77777777" w:rsidR="005A7B5C" w:rsidRDefault="005A7B5C" w:rsidP="00BE4E90">
      <w:pPr>
        <w:spacing w:after="0" w:line="240" w:lineRule="auto"/>
        <w:rPr>
          <w:rFonts w:ascii="Times New Roman" w:hAnsi="Times New Roman" w:cs="Times New Roman"/>
          <w:sz w:val="24"/>
          <w:szCs w:val="24"/>
        </w:rPr>
      </w:pPr>
    </w:p>
    <w:p w14:paraId="452EC0E7" w14:textId="77777777" w:rsidR="00506773" w:rsidRDefault="00506773" w:rsidP="00AD2505">
      <w:pPr>
        <w:spacing w:after="0" w:line="480" w:lineRule="auto"/>
        <w:rPr>
          <w:rFonts w:ascii="Times New Roman" w:hAnsi="Times New Roman" w:cs="Times New Roman"/>
          <w:sz w:val="24"/>
          <w:szCs w:val="24"/>
        </w:rPr>
      </w:pPr>
    </w:p>
    <w:p w14:paraId="568F51A4" w14:textId="77777777" w:rsidR="00506773" w:rsidRDefault="00506773" w:rsidP="00AD2505">
      <w:pPr>
        <w:spacing w:after="0" w:line="480" w:lineRule="auto"/>
        <w:rPr>
          <w:rFonts w:ascii="Times New Roman" w:hAnsi="Times New Roman" w:cs="Times New Roman"/>
          <w:sz w:val="24"/>
          <w:szCs w:val="24"/>
        </w:rPr>
      </w:pPr>
    </w:p>
    <w:p w14:paraId="59082AC4" w14:textId="77777777" w:rsidR="00506773" w:rsidRDefault="00506773" w:rsidP="00AD2505">
      <w:pPr>
        <w:spacing w:after="0" w:line="480" w:lineRule="auto"/>
        <w:rPr>
          <w:rFonts w:ascii="Times New Roman" w:hAnsi="Times New Roman" w:cs="Times New Roman"/>
          <w:sz w:val="24"/>
          <w:szCs w:val="24"/>
        </w:rPr>
      </w:pPr>
    </w:p>
    <w:p w14:paraId="1C256D1B" w14:textId="77777777" w:rsidR="00506773" w:rsidRDefault="00506773" w:rsidP="00AD2505">
      <w:pPr>
        <w:spacing w:after="0" w:line="480" w:lineRule="auto"/>
        <w:rPr>
          <w:rFonts w:ascii="Times New Roman" w:hAnsi="Times New Roman" w:cs="Times New Roman"/>
          <w:sz w:val="24"/>
          <w:szCs w:val="24"/>
        </w:rPr>
      </w:pPr>
    </w:p>
    <w:p w14:paraId="0F062DEF" w14:textId="77777777" w:rsidR="00506773" w:rsidRDefault="00506773" w:rsidP="00AD2505">
      <w:pPr>
        <w:spacing w:after="0" w:line="480" w:lineRule="auto"/>
        <w:rPr>
          <w:rFonts w:ascii="Times New Roman" w:hAnsi="Times New Roman" w:cs="Times New Roman"/>
          <w:sz w:val="24"/>
          <w:szCs w:val="24"/>
        </w:rPr>
      </w:pPr>
    </w:p>
    <w:p w14:paraId="1FC16F28" w14:textId="77777777" w:rsidR="007501DF" w:rsidRDefault="007501DF" w:rsidP="007501DF">
      <w:pPr>
        <w:spacing w:after="0" w:line="240" w:lineRule="auto"/>
        <w:rPr>
          <w:rFonts w:ascii="Times New Roman" w:hAnsi="Times New Roman" w:cs="Times New Roman"/>
          <w:sz w:val="24"/>
          <w:szCs w:val="24"/>
        </w:rPr>
      </w:pPr>
    </w:p>
    <w:p w14:paraId="4AEC3F09" w14:textId="77777777" w:rsidR="00B42D61" w:rsidRDefault="00B42D61" w:rsidP="007501DF">
      <w:pPr>
        <w:spacing w:after="0" w:line="240" w:lineRule="auto"/>
        <w:rPr>
          <w:rFonts w:ascii="Times New Roman" w:hAnsi="Times New Roman" w:cs="Times New Roman"/>
          <w:sz w:val="24"/>
          <w:szCs w:val="24"/>
        </w:rPr>
      </w:pPr>
    </w:p>
    <w:p w14:paraId="30F64817" w14:textId="77777777" w:rsidR="00094000" w:rsidRDefault="00094000" w:rsidP="007501DF">
      <w:pPr>
        <w:spacing w:after="0" w:line="240" w:lineRule="auto"/>
        <w:rPr>
          <w:rFonts w:ascii="Times New Roman" w:hAnsi="Times New Roman" w:cs="Times New Roman"/>
          <w:sz w:val="24"/>
          <w:szCs w:val="24"/>
        </w:rPr>
      </w:pPr>
    </w:p>
    <w:p w14:paraId="400C8347" w14:textId="77777777" w:rsidR="00094000" w:rsidRDefault="00094000" w:rsidP="007501DF">
      <w:pPr>
        <w:spacing w:after="0" w:line="240" w:lineRule="auto"/>
        <w:rPr>
          <w:rFonts w:ascii="Times New Roman" w:hAnsi="Times New Roman" w:cs="Times New Roman"/>
          <w:sz w:val="24"/>
          <w:szCs w:val="24"/>
        </w:rPr>
      </w:pPr>
    </w:p>
    <w:p w14:paraId="29F33C62" w14:textId="77777777" w:rsidR="00094000" w:rsidRDefault="00094000" w:rsidP="007501DF">
      <w:pPr>
        <w:spacing w:after="0" w:line="240" w:lineRule="auto"/>
        <w:rPr>
          <w:rFonts w:ascii="Times New Roman" w:hAnsi="Times New Roman" w:cs="Times New Roman"/>
          <w:sz w:val="24"/>
          <w:szCs w:val="24"/>
        </w:rPr>
      </w:pPr>
    </w:p>
    <w:p w14:paraId="7E72C7FD" w14:textId="77777777" w:rsidR="00094000" w:rsidRDefault="00094000" w:rsidP="007501DF">
      <w:pPr>
        <w:spacing w:after="0" w:line="240" w:lineRule="auto"/>
        <w:rPr>
          <w:rFonts w:ascii="Times New Roman" w:hAnsi="Times New Roman" w:cs="Times New Roman"/>
          <w:sz w:val="24"/>
          <w:szCs w:val="24"/>
        </w:rPr>
      </w:pPr>
    </w:p>
    <w:p w14:paraId="3D522844" w14:textId="77777777" w:rsidR="00094000" w:rsidRDefault="00094000" w:rsidP="007501DF">
      <w:pPr>
        <w:spacing w:after="0" w:line="240" w:lineRule="auto"/>
        <w:rPr>
          <w:rFonts w:ascii="Times New Roman" w:hAnsi="Times New Roman" w:cs="Times New Roman"/>
          <w:sz w:val="24"/>
          <w:szCs w:val="24"/>
        </w:rPr>
      </w:pPr>
    </w:p>
    <w:p w14:paraId="576B823B" w14:textId="77777777" w:rsidR="00094000" w:rsidRDefault="00094000" w:rsidP="007501DF">
      <w:pPr>
        <w:spacing w:after="0" w:line="240" w:lineRule="auto"/>
        <w:rPr>
          <w:rFonts w:ascii="Times New Roman" w:hAnsi="Times New Roman" w:cs="Times New Roman"/>
          <w:sz w:val="24"/>
          <w:szCs w:val="24"/>
        </w:rPr>
      </w:pPr>
    </w:p>
    <w:p w14:paraId="46E6AE69" w14:textId="77777777" w:rsidR="00094000" w:rsidRDefault="00094000" w:rsidP="007501DF">
      <w:pPr>
        <w:spacing w:after="0" w:line="240" w:lineRule="auto"/>
        <w:rPr>
          <w:rFonts w:ascii="Times New Roman" w:hAnsi="Times New Roman" w:cs="Times New Roman"/>
          <w:sz w:val="24"/>
          <w:szCs w:val="24"/>
        </w:rPr>
      </w:pPr>
    </w:p>
    <w:p w14:paraId="3227E258" w14:textId="77777777" w:rsidR="00094000" w:rsidRDefault="00094000" w:rsidP="007501DF">
      <w:pPr>
        <w:spacing w:after="0" w:line="240" w:lineRule="auto"/>
        <w:rPr>
          <w:rFonts w:ascii="Times New Roman" w:hAnsi="Times New Roman" w:cs="Times New Roman"/>
          <w:sz w:val="24"/>
          <w:szCs w:val="24"/>
        </w:rPr>
      </w:pPr>
    </w:p>
    <w:p w14:paraId="38D7460A" w14:textId="77777777" w:rsidR="00094000" w:rsidRDefault="00094000" w:rsidP="007501DF">
      <w:pPr>
        <w:spacing w:after="0" w:line="240" w:lineRule="auto"/>
        <w:rPr>
          <w:rFonts w:ascii="Times New Roman" w:hAnsi="Times New Roman" w:cs="Times New Roman"/>
          <w:sz w:val="24"/>
          <w:szCs w:val="24"/>
        </w:rPr>
      </w:pPr>
    </w:p>
    <w:p w14:paraId="3330B691" w14:textId="77777777" w:rsidR="00094000" w:rsidRDefault="00094000" w:rsidP="007501DF">
      <w:pPr>
        <w:spacing w:after="0" w:line="240" w:lineRule="auto"/>
        <w:rPr>
          <w:rFonts w:ascii="Times New Roman" w:hAnsi="Times New Roman" w:cs="Times New Roman"/>
          <w:sz w:val="24"/>
          <w:szCs w:val="24"/>
        </w:rPr>
      </w:pPr>
    </w:p>
    <w:p w14:paraId="50929863" w14:textId="77777777" w:rsidR="00094000" w:rsidRDefault="00094000" w:rsidP="007501DF">
      <w:pPr>
        <w:spacing w:after="0" w:line="240" w:lineRule="auto"/>
        <w:rPr>
          <w:rFonts w:ascii="Times New Roman" w:hAnsi="Times New Roman" w:cs="Times New Roman"/>
          <w:sz w:val="24"/>
          <w:szCs w:val="24"/>
        </w:rPr>
      </w:pPr>
    </w:p>
    <w:p w14:paraId="634D74C9" w14:textId="77777777" w:rsidR="00094000" w:rsidRDefault="00094000" w:rsidP="007501DF">
      <w:pPr>
        <w:spacing w:after="0" w:line="240" w:lineRule="auto"/>
        <w:rPr>
          <w:rFonts w:ascii="Times New Roman" w:hAnsi="Times New Roman" w:cs="Times New Roman"/>
          <w:sz w:val="24"/>
          <w:szCs w:val="24"/>
        </w:rPr>
      </w:pPr>
    </w:p>
    <w:p w14:paraId="57BCAFEB" w14:textId="77777777" w:rsidR="00094000" w:rsidRDefault="00094000" w:rsidP="007501DF">
      <w:pPr>
        <w:spacing w:after="0" w:line="240" w:lineRule="auto"/>
        <w:rPr>
          <w:rFonts w:ascii="Times New Roman" w:hAnsi="Times New Roman" w:cs="Times New Roman"/>
          <w:sz w:val="24"/>
          <w:szCs w:val="24"/>
        </w:rPr>
      </w:pPr>
    </w:p>
    <w:p w14:paraId="71855C6B" w14:textId="77777777" w:rsidR="00094000" w:rsidRDefault="00094000" w:rsidP="007501DF">
      <w:pPr>
        <w:spacing w:after="0" w:line="240" w:lineRule="auto"/>
        <w:rPr>
          <w:rFonts w:ascii="Times New Roman" w:hAnsi="Times New Roman" w:cs="Times New Roman"/>
          <w:sz w:val="24"/>
          <w:szCs w:val="24"/>
        </w:rPr>
      </w:pPr>
    </w:p>
    <w:p w14:paraId="41B4AC96" w14:textId="77777777" w:rsidR="00094000" w:rsidRDefault="00094000" w:rsidP="007501DF">
      <w:pPr>
        <w:spacing w:after="0" w:line="240" w:lineRule="auto"/>
        <w:rPr>
          <w:rFonts w:ascii="Times New Roman" w:hAnsi="Times New Roman" w:cs="Times New Roman"/>
          <w:sz w:val="24"/>
          <w:szCs w:val="24"/>
        </w:rPr>
      </w:pPr>
    </w:p>
    <w:p w14:paraId="79ED9ABB" w14:textId="77777777" w:rsidR="00094000" w:rsidRDefault="00094000" w:rsidP="007501DF">
      <w:pPr>
        <w:spacing w:after="0" w:line="240" w:lineRule="auto"/>
        <w:rPr>
          <w:rFonts w:ascii="Times New Roman" w:hAnsi="Times New Roman" w:cs="Times New Roman"/>
          <w:sz w:val="24"/>
          <w:szCs w:val="24"/>
        </w:rPr>
      </w:pPr>
    </w:p>
    <w:p w14:paraId="0A16E4B4" w14:textId="77777777" w:rsidR="00094000" w:rsidRDefault="00094000" w:rsidP="007501DF">
      <w:pPr>
        <w:spacing w:after="0" w:line="240" w:lineRule="auto"/>
        <w:rPr>
          <w:rFonts w:ascii="Times New Roman" w:hAnsi="Times New Roman" w:cs="Times New Roman"/>
          <w:sz w:val="24"/>
          <w:szCs w:val="24"/>
        </w:rPr>
      </w:pPr>
    </w:p>
    <w:p w14:paraId="0BAF3163" w14:textId="77777777" w:rsidR="00094000" w:rsidRDefault="00094000" w:rsidP="007501DF">
      <w:pPr>
        <w:spacing w:after="0" w:line="240" w:lineRule="auto"/>
        <w:rPr>
          <w:rFonts w:ascii="Times New Roman" w:hAnsi="Times New Roman" w:cs="Times New Roman"/>
          <w:sz w:val="24"/>
          <w:szCs w:val="24"/>
        </w:rPr>
      </w:pPr>
    </w:p>
    <w:p w14:paraId="51DE24D9" w14:textId="519E43B5" w:rsidR="00506773" w:rsidRDefault="00506773" w:rsidP="007501DF">
      <w:pPr>
        <w:spacing w:after="0" w:line="240" w:lineRule="auto"/>
        <w:rPr>
          <w:rFonts w:ascii="Times New Roman" w:hAnsi="Times New Roman" w:cs="Times New Roman"/>
          <w:b/>
        </w:rPr>
      </w:pPr>
      <w:r>
        <w:rPr>
          <w:rFonts w:ascii="Times New Roman" w:hAnsi="Times New Roman" w:cs="Times New Roman"/>
          <w:b/>
        </w:rPr>
        <w:t>Figures</w:t>
      </w:r>
    </w:p>
    <w:p w14:paraId="32E6104B" w14:textId="77777777" w:rsidR="0002464B" w:rsidRDefault="0002464B" w:rsidP="007501DF">
      <w:pPr>
        <w:spacing w:after="0" w:line="240" w:lineRule="auto"/>
        <w:rPr>
          <w:rFonts w:ascii="Times New Roman" w:hAnsi="Times New Roman" w:cs="Times New Roman"/>
          <w:b/>
        </w:rPr>
      </w:pPr>
    </w:p>
    <w:p w14:paraId="3716D83B" w14:textId="1353792B" w:rsidR="0002464B" w:rsidRDefault="00493907" w:rsidP="007501DF">
      <w:pPr>
        <w:spacing w:after="0" w:line="240" w:lineRule="auto"/>
        <w:rPr>
          <w:rFonts w:ascii="Times New Roman" w:hAnsi="Times New Roman" w:cs="Times New Roman"/>
          <w:b/>
          <w:sz w:val="24"/>
          <w:szCs w:val="24"/>
        </w:rPr>
      </w:pPr>
      <w:ins w:id="5" w:author="Tiffany 🐬 Ong" w:date="2019-01-21T17:46:00Z">
        <w:r>
          <w:rPr>
            <w:rFonts w:ascii="Times New Roman" w:hAnsi="Times New Roman" w:cs="Times New Roman"/>
            <w:b/>
          </w:rPr>
          <w:t xml:space="preserve">Figure 1. </w:t>
        </w:r>
      </w:ins>
      <w:r w:rsidR="00BD29C4">
        <w:rPr>
          <w:rFonts w:ascii="Times New Roman" w:hAnsi="Times New Roman" w:cs="Times New Roman"/>
          <w:b/>
        </w:rPr>
        <w:t>Five large</w:t>
      </w:r>
      <w:ins w:id="6" w:author="Tiffany 🐬 Ong" w:date="2019-01-21T17:46:00Z">
        <w:r>
          <w:rPr>
            <w:rFonts w:ascii="Times New Roman" w:hAnsi="Times New Roman" w:cs="Times New Roman"/>
            <w:b/>
          </w:rPr>
          <w:t xml:space="preserve"> </w:t>
        </w:r>
      </w:ins>
      <w:r w:rsidR="00BD29C4">
        <w:rPr>
          <w:rFonts w:ascii="Times New Roman" w:hAnsi="Times New Roman" w:cs="Times New Roman"/>
          <w:b/>
        </w:rPr>
        <w:t>marine protected areas</w:t>
      </w:r>
      <w:ins w:id="7" w:author="Tiffany 🐬 Ong" w:date="2019-01-21T17:46:00Z">
        <w:r>
          <w:rPr>
            <w:rFonts w:ascii="Times New Roman" w:hAnsi="Times New Roman" w:cs="Times New Roman"/>
            <w:b/>
          </w:rPr>
          <w:t xml:space="preserve"> </w:t>
        </w:r>
      </w:ins>
      <w:r w:rsidR="00BD29C4">
        <w:rPr>
          <w:rFonts w:ascii="Times New Roman" w:hAnsi="Times New Roman" w:cs="Times New Roman"/>
          <w:b/>
        </w:rPr>
        <w:t>(darker color)</w:t>
      </w:r>
      <w:ins w:id="8" w:author="Tiffany 🐬 Ong" w:date="2019-01-21T17:46:00Z">
        <w:r>
          <w:rPr>
            <w:rFonts w:ascii="Times New Roman" w:hAnsi="Times New Roman" w:cs="Times New Roman"/>
            <w:b/>
          </w:rPr>
          <w:t xml:space="preserve"> and</w:t>
        </w:r>
      </w:ins>
      <w:r w:rsidR="00BD29C4">
        <w:rPr>
          <w:rFonts w:ascii="Times New Roman" w:hAnsi="Times New Roman" w:cs="Times New Roman"/>
          <w:b/>
        </w:rPr>
        <w:t xml:space="preserve"> </w:t>
      </w:r>
      <w:ins w:id="9" w:author="Tiffany 🐬 Ong" w:date="2019-01-21T17:46:00Z">
        <w:r>
          <w:rPr>
            <w:rFonts w:ascii="Times New Roman" w:hAnsi="Times New Roman" w:cs="Times New Roman"/>
            <w:b/>
          </w:rPr>
          <w:t>control sites</w:t>
        </w:r>
      </w:ins>
      <w:r w:rsidR="00BD29C4">
        <w:rPr>
          <w:rFonts w:ascii="Times New Roman" w:hAnsi="Times New Roman" w:cs="Times New Roman"/>
          <w:b/>
        </w:rPr>
        <w:t xml:space="preserve"> that permit fishing (lighter color) used for comparative analyses</w:t>
      </w:r>
      <w:ins w:id="10" w:author="Tiffany 🐬 Ong" w:date="2019-01-21T17:46:00Z">
        <w:r>
          <w:rPr>
            <w:rFonts w:ascii="Times New Roman" w:hAnsi="Times New Roman" w:cs="Times New Roman"/>
            <w:b/>
          </w:rPr>
          <w:t xml:space="preserve">. </w:t>
        </w:r>
      </w:ins>
      <w:r w:rsidR="00BD29C4">
        <w:rPr>
          <w:rFonts w:ascii="Times New Roman" w:hAnsi="Times New Roman" w:cs="Times New Roman"/>
          <w:b/>
        </w:rPr>
        <w:t>Focal MPAs include:</w:t>
      </w:r>
      <w:ins w:id="11" w:author="Tiffany 🐬 Ong" w:date="2019-01-21T17:48:00Z">
        <w:r>
          <w:rPr>
            <w:rFonts w:ascii="Times New Roman" w:hAnsi="Times New Roman" w:cs="Times New Roman"/>
            <w:b/>
          </w:rPr>
          <w:t xml:space="preserve"> Phoenix Islands Protected Area</w:t>
        </w:r>
      </w:ins>
      <w:ins w:id="12" w:author="Tiffany 🐬 Ong" w:date="2019-01-21T17:49:00Z">
        <w:r>
          <w:rPr>
            <w:rFonts w:ascii="Times New Roman" w:hAnsi="Times New Roman" w:cs="Times New Roman"/>
            <w:b/>
          </w:rPr>
          <w:t xml:space="preserve"> (</w:t>
        </w:r>
        <w:commentRangeStart w:id="13"/>
        <w:r>
          <w:rPr>
            <w:rFonts w:ascii="Times New Roman" w:hAnsi="Times New Roman" w:cs="Times New Roman"/>
            <w:b/>
          </w:rPr>
          <w:t>red</w:t>
        </w:r>
      </w:ins>
      <w:commentRangeEnd w:id="13"/>
      <w:r w:rsidR="00BD29C4">
        <w:rPr>
          <w:rStyle w:val="CommentReference"/>
        </w:rPr>
        <w:commentReference w:id="13"/>
      </w:r>
      <w:ins w:id="14" w:author="Tiffany 🐬 Ong" w:date="2019-01-21T17:49:00Z">
        <w:r>
          <w:rPr>
            <w:rFonts w:ascii="Times New Roman" w:hAnsi="Times New Roman" w:cs="Times New Roman"/>
            <w:b/>
          </w:rPr>
          <w:t>)</w:t>
        </w:r>
      </w:ins>
      <w:ins w:id="15" w:author="Tiffany 🐬 Ong" w:date="2019-01-21T17:48:00Z">
        <w:r>
          <w:rPr>
            <w:rFonts w:ascii="Times New Roman" w:hAnsi="Times New Roman" w:cs="Times New Roman"/>
            <w:b/>
          </w:rPr>
          <w:t xml:space="preserve">, </w:t>
        </w:r>
        <w:proofErr w:type="spellStart"/>
        <w:r>
          <w:rPr>
            <w:rFonts w:ascii="Times New Roman" w:hAnsi="Times New Roman" w:cs="Times New Roman"/>
            <w:b/>
          </w:rPr>
          <w:t>Papahanaumokuakea</w:t>
        </w:r>
        <w:proofErr w:type="spellEnd"/>
        <w:r>
          <w:rPr>
            <w:rFonts w:ascii="Times New Roman" w:hAnsi="Times New Roman" w:cs="Times New Roman"/>
            <w:b/>
          </w:rPr>
          <w:t xml:space="preserve"> National Monument</w:t>
        </w:r>
      </w:ins>
      <w:ins w:id="16" w:author="Tiffany 🐬 Ong" w:date="2019-01-21T17:49:00Z">
        <w:r>
          <w:rPr>
            <w:rFonts w:ascii="Times New Roman" w:hAnsi="Times New Roman" w:cs="Times New Roman"/>
            <w:b/>
          </w:rPr>
          <w:t xml:space="preserve"> (green)</w:t>
        </w:r>
      </w:ins>
      <w:ins w:id="17" w:author="Tiffany 🐬 Ong" w:date="2019-01-21T17:48:00Z">
        <w:r>
          <w:rPr>
            <w:rFonts w:ascii="Times New Roman" w:hAnsi="Times New Roman" w:cs="Times New Roman"/>
            <w:b/>
          </w:rPr>
          <w:t>, Pitcairn Islands</w:t>
        </w:r>
      </w:ins>
      <w:ins w:id="18" w:author="Tiffany 🐬 Ong" w:date="2019-01-21T17:49:00Z">
        <w:r>
          <w:rPr>
            <w:rFonts w:ascii="Times New Roman" w:hAnsi="Times New Roman" w:cs="Times New Roman"/>
            <w:b/>
          </w:rPr>
          <w:t xml:space="preserve"> (blue)</w:t>
        </w:r>
      </w:ins>
      <w:ins w:id="19" w:author="Tiffany 🐬 Ong" w:date="2019-01-21T17:48:00Z">
        <w:r>
          <w:rPr>
            <w:rFonts w:ascii="Times New Roman" w:hAnsi="Times New Roman" w:cs="Times New Roman"/>
            <w:b/>
          </w:rPr>
          <w:t>, Pacific Remote Islands</w:t>
        </w:r>
      </w:ins>
      <w:ins w:id="20" w:author="Tiffany 🐬 Ong" w:date="2019-01-21T17:49:00Z">
        <w:r>
          <w:rPr>
            <w:rFonts w:ascii="Times New Roman" w:hAnsi="Times New Roman" w:cs="Times New Roman"/>
            <w:b/>
          </w:rPr>
          <w:t xml:space="preserve"> (red)</w:t>
        </w:r>
      </w:ins>
      <w:ins w:id="21" w:author="Tiffany 🐬 Ong" w:date="2019-01-21T17:48:00Z">
        <w:r>
          <w:rPr>
            <w:rFonts w:ascii="Times New Roman" w:hAnsi="Times New Roman" w:cs="Times New Roman"/>
            <w:b/>
          </w:rPr>
          <w:t xml:space="preserve">, and Nazca </w:t>
        </w:r>
        <w:proofErr w:type="spellStart"/>
        <w:r>
          <w:rPr>
            <w:rFonts w:ascii="Times New Roman" w:hAnsi="Times New Roman" w:cs="Times New Roman"/>
            <w:b/>
          </w:rPr>
          <w:t>Desaventuradas</w:t>
        </w:r>
      </w:ins>
      <w:proofErr w:type="spellEnd"/>
      <w:ins w:id="22" w:author="Tiffany 🐬 Ong" w:date="2019-01-21T17:50:00Z">
        <w:r w:rsidR="003E5645">
          <w:rPr>
            <w:rFonts w:ascii="Times New Roman" w:hAnsi="Times New Roman" w:cs="Times New Roman"/>
            <w:b/>
          </w:rPr>
          <w:t xml:space="preserve"> (purple)</w:t>
        </w:r>
      </w:ins>
      <w:ins w:id="23" w:author="Tiffany 🐬 Ong" w:date="2019-01-21T17:48:00Z">
        <w:r>
          <w:rPr>
            <w:rFonts w:ascii="Times New Roman" w:hAnsi="Times New Roman" w:cs="Times New Roman"/>
            <w:b/>
          </w:rPr>
          <w:t>.</w:t>
        </w:r>
      </w:ins>
      <w:r w:rsidR="00120CD2">
        <w:rPr>
          <w:rFonts w:ascii="Times New Roman" w:hAnsi="Times New Roman" w:cs="Times New Roman"/>
          <w:b/>
        </w:rPr>
        <w:t xml:space="preserve"> </w:t>
      </w:r>
    </w:p>
    <w:p w14:paraId="024A2EFA" w14:textId="77777777" w:rsidR="000108E7" w:rsidRDefault="000108E7" w:rsidP="007501DF">
      <w:pPr>
        <w:spacing w:after="0" w:line="240" w:lineRule="auto"/>
        <w:rPr>
          <w:rFonts w:ascii="Times New Roman" w:hAnsi="Times New Roman" w:cs="Times New Roman"/>
          <w:sz w:val="24"/>
          <w:szCs w:val="24"/>
        </w:rPr>
      </w:pPr>
    </w:p>
    <w:p w14:paraId="178E0A2F" w14:textId="62EF3A67" w:rsidR="000108E7" w:rsidRDefault="000108E7" w:rsidP="007501DF">
      <w:pPr>
        <w:spacing w:after="0" w:line="240" w:lineRule="auto"/>
        <w:rPr>
          <w:rFonts w:ascii="Times New Roman" w:hAnsi="Times New Roman" w:cs="Times New Roman"/>
          <w:sz w:val="24"/>
          <w:szCs w:val="24"/>
        </w:rPr>
      </w:pPr>
    </w:p>
    <w:p w14:paraId="648D677E" w14:textId="77777777" w:rsidR="003728D3" w:rsidRDefault="003728D3" w:rsidP="007501DF">
      <w:pPr>
        <w:spacing w:after="0" w:line="240" w:lineRule="auto"/>
        <w:rPr>
          <w:rFonts w:ascii="Times New Roman" w:hAnsi="Times New Roman" w:cs="Times New Roman"/>
          <w:sz w:val="24"/>
          <w:szCs w:val="24"/>
        </w:rPr>
      </w:pPr>
    </w:p>
    <w:p w14:paraId="092CF4CE" w14:textId="6DECD775" w:rsidR="003728D3" w:rsidRDefault="00493907" w:rsidP="007501DF">
      <w:pPr>
        <w:spacing w:after="0" w:line="240" w:lineRule="auto"/>
        <w:rPr>
          <w:rFonts w:ascii="Times New Roman" w:hAnsi="Times New Roman" w:cs="Times New Roman"/>
          <w:sz w:val="24"/>
          <w:szCs w:val="24"/>
        </w:rPr>
      </w:pPr>
      <w:ins w:id="24" w:author="Tiffany 🐬 Ong" w:date="2019-01-21T17:47:00Z">
        <w:r w:rsidRPr="00120CD2">
          <w:rPr>
            <w:rFonts w:ascii="Times New Roman" w:hAnsi="Times New Roman" w:cs="Times New Roman"/>
            <w:noProof/>
            <w:sz w:val="24"/>
            <w:szCs w:val="24"/>
          </w:rPr>
          <w:drawing>
            <wp:inline distT="0" distB="0" distL="0" distR="0" wp14:anchorId="32129C84" wp14:editId="0F0B34EB">
              <wp:extent cx="3746401" cy="2918637"/>
              <wp:effectExtent l="0" t="0" r="0" b="2540"/>
              <wp:docPr id="3" name="Picture 3" descr="Macintosh HD:Users:tiffanyong:Desktop:mpas_sol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iffanyong:Desktop:mpas_soli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6401" cy="2918637"/>
                      </a:xfrm>
                      <a:prstGeom prst="rect">
                        <a:avLst/>
                      </a:prstGeom>
                      <a:noFill/>
                      <a:ln>
                        <a:noFill/>
                      </a:ln>
                    </pic:spPr>
                  </pic:pic>
                </a:graphicData>
              </a:graphic>
            </wp:inline>
          </w:drawing>
        </w:r>
      </w:ins>
    </w:p>
    <w:p w14:paraId="1405A236" w14:textId="77777777" w:rsidR="003728D3" w:rsidRDefault="003728D3" w:rsidP="007501DF">
      <w:pPr>
        <w:spacing w:after="0" w:line="240" w:lineRule="auto"/>
        <w:rPr>
          <w:rFonts w:ascii="Times New Roman" w:hAnsi="Times New Roman" w:cs="Times New Roman"/>
          <w:sz w:val="24"/>
          <w:szCs w:val="24"/>
        </w:rPr>
      </w:pPr>
    </w:p>
    <w:p w14:paraId="75FBDEA5" w14:textId="77777777" w:rsidR="003728D3" w:rsidRDefault="003728D3" w:rsidP="007501DF">
      <w:pPr>
        <w:spacing w:after="0" w:line="240" w:lineRule="auto"/>
        <w:rPr>
          <w:rFonts w:ascii="Times New Roman" w:hAnsi="Times New Roman" w:cs="Times New Roman"/>
          <w:sz w:val="24"/>
          <w:szCs w:val="24"/>
        </w:rPr>
      </w:pPr>
    </w:p>
    <w:p w14:paraId="11309E28" w14:textId="77777777" w:rsidR="003728D3" w:rsidRDefault="003728D3" w:rsidP="007501DF">
      <w:pPr>
        <w:spacing w:after="0" w:line="240" w:lineRule="auto"/>
        <w:rPr>
          <w:rFonts w:ascii="Times New Roman" w:hAnsi="Times New Roman" w:cs="Times New Roman"/>
          <w:sz w:val="24"/>
          <w:szCs w:val="24"/>
        </w:rPr>
      </w:pPr>
    </w:p>
    <w:p w14:paraId="11300CC5" w14:textId="5255FF2C" w:rsidR="003728D3" w:rsidRDefault="003728D3" w:rsidP="007501DF">
      <w:pPr>
        <w:spacing w:after="0" w:line="240" w:lineRule="auto"/>
        <w:rPr>
          <w:rFonts w:ascii="Times New Roman" w:hAnsi="Times New Roman" w:cs="Times New Roman"/>
          <w:sz w:val="24"/>
          <w:szCs w:val="24"/>
        </w:rPr>
      </w:pPr>
    </w:p>
    <w:p w14:paraId="482B0EE7" w14:textId="7633460D" w:rsidR="00AB137C" w:rsidRDefault="00AB137C" w:rsidP="007501DF">
      <w:pPr>
        <w:spacing w:after="0" w:line="240" w:lineRule="auto"/>
        <w:rPr>
          <w:rFonts w:ascii="Times New Roman" w:hAnsi="Times New Roman" w:cs="Times New Roman"/>
          <w:sz w:val="24"/>
          <w:szCs w:val="24"/>
        </w:rPr>
      </w:pPr>
    </w:p>
    <w:p w14:paraId="28134846" w14:textId="4CFD7C39" w:rsidR="00AB137C" w:rsidRDefault="00AB137C" w:rsidP="007501DF">
      <w:pPr>
        <w:spacing w:after="0" w:line="240" w:lineRule="auto"/>
        <w:rPr>
          <w:rFonts w:ascii="Times New Roman" w:hAnsi="Times New Roman" w:cs="Times New Roman"/>
          <w:sz w:val="24"/>
          <w:szCs w:val="24"/>
        </w:rPr>
      </w:pPr>
    </w:p>
    <w:p w14:paraId="339372DF" w14:textId="7B30BAD4" w:rsidR="00AB137C" w:rsidRDefault="00AB137C" w:rsidP="007501DF">
      <w:pPr>
        <w:spacing w:after="0" w:line="240" w:lineRule="auto"/>
        <w:rPr>
          <w:rFonts w:ascii="Times New Roman" w:hAnsi="Times New Roman" w:cs="Times New Roman"/>
          <w:sz w:val="24"/>
          <w:szCs w:val="24"/>
        </w:rPr>
      </w:pPr>
    </w:p>
    <w:p w14:paraId="177C4264" w14:textId="2D8C8096" w:rsidR="00AB137C" w:rsidRDefault="00AB137C" w:rsidP="007501DF">
      <w:pPr>
        <w:spacing w:after="0" w:line="240" w:lineRule="auto"/>
        <w:rPr>
          <w:rFonts w:ascii="Times New Roman" w:hAnsi="Times New Roman" w:cs="Times New Roman"/>
          <w:sz w:val="24"/>
          <w:szCs w:val="24"/>
        </w:rPr>
      </w:pPr>
    </w:p>
    <w:p w14:paraId="022DC8DF" w14:textId="0AEC2DFC" w:rsidR="00AB137C" w:rsidRDefault="00AB137C" w:rsidP="007501DF">
      <w:pPr>
        <w:spacing w:after="0" w:line="240" w:lineRule="auto"/>
        <w:rPr>
          <w:rFonts w:ascii="Times New Roman" w:hAnsi="Times New Roman" w:cs="Times New Roman"/>
          <w:sz w:val="24"/>
          <w:szCs w:val="24"/>
        </w:rPr>
      </w:pPr>
    </w:p>
    <w:p w14:paraId="21ACCE14" w14:textId="318A0157" w:rsidR="00AB137C" w:rsidRDefault="00AB137C" w:rsidP="007501DF">
      <w:pPr>
        <w:spacing w:after="0" w:line="240" w:lineRule="auto"/>
        <w:rPr>
          <w:rFonts w:ascii="Times New Roman" w:hAnsi="Times New Roman" w:cs="Times New Roman"/>
          <w:sz w:val="24"/>
          <w:szCs w:val="24"/>
        </w:rPr>
      </w:pPr>
    </w:p>
    <w:p w14:paraId="16624265" w14:textId="6FE25EE3" w:rsidR="00AB137C" w:rsidRDefault="00AB137C" w:rsidP="007501DF">
      <w:pPr>
        <w:spacing w:after="0" w:line="240" w:lineRule="auto"/>
        <w:rPr>
          <w:rFonts w:ascii="Times New Roman" w:hAnsi="Times New Roman" w:cs="Times New Roman"/>
          <w:sz w:val="24"/>
          <w:szCs w:val="24"/>
        </w:rPr>
      </w:pPr>
    </w:p>
    <w:p w14:paraId="5A5F0F78" w14:textId="3A42A3F1" w:rsidR="00AB137C" w:rsidRDefault="00AB137C" w:rsidP="007501DF">
      <w:pPr>
        <w:spacing w:after="0" w:line="240" w:lineRule="auto"/>
        <w:rPr>
          <w:rFonts w:ascii="Times New Roman" w:hAnsi="Times New Roman" w:cs="Times New Roman"/>
          <w:sz w:val="24"/>
          <w:szCs w:val="24"/>
        </w:rPr>
      </w:pPr>
    </w:p>
    <w:p w14:paraId="29981896" w14:textId="2B3B8967" w:rsidR="00AB137C" w:rsidRDefault="00AB137C" w:rsidP="007501DF">
      <w:pPr>
        <w:spacing w:after="0" w:line="240" w:lineRule="auto"/>
        <w:rPr>
          <w:rFonts w:ascii="Times New Roman" w:hAnsi="Times New Roman" w:cs="Times New Roman"/>
          <w:sz w:val="24"/>
          <w:szCs w:val="24"/>
        </w:rPr>
      </w:pPr>
    </w:p>
    <w:p w14:paraId="2612F04A" w14:textId="3E0B4DAC" w:rsidR="00AB137C" w:rsidRDefault="00AB137C" w:rsidP="007501DF">
      <w:pPr>
        <w:spacing w:after="0" w:line="240" w:lineRule="auto"/>
        <w:rPr>
          <w:rFonts w:ascii="Times New Roman" w:hAnsi="Times New Roman" w:cs="Times New Roman"/>
          <w:sz w:val="24"/>
          <w:szCs w:val="24"/>
        </w:rPr>
      </w:pPr>
    </w:p>
    <w:p w14:paraId="52AFA2C3" w14:textId="691E6EB2" w:rsidR="00AB137C" w:rsidRDefault="00AB137C" w:rsidP="007501DF">
      <w:pPr>
        <w:spacing w:after="0" w:line="240" w:lineRule="auto"/>
        <w:rPr>
          <w:rFonts w:ascii="Times New Roman" w:hAnsi="Times New Roman" w:cs="Times New Roman"/>
          <w:sz w:val="24"/>
          <w:szCs w:val="24"/>
        </w:rPr>
      </w:pPr>
    </w:p>
    <w:p w14:paraId="4F89936E" w14:textId="506E5F8B" w:rsidR="00AB137C" w:rsidRDefault="00AB137C" w:rsidP="007501DF">
      <w:pPr>
        <w:spacing w:after="0" w:line="240" w:lineRule="auto"/>
        <w:rPr>
          <w:rFonts w:ascii="Times New Roman" w:hAnsi="Times New Roman" w:cs="Times New Roman"/>
          <w:sz w:val="24"/>
          <w:szCs w:val="24"/>
        </w:rPr>
      </w:pPr>
    </w:p>
    <w:p w14:paraId="35543CE0" w14:textId="095A6300" w:rsidR="00AB137C" w:rsidRDefault="00AB137C" w:rsidP="007501DF">
      <w:pPr>
        <w:spacing w:after="0" w:line="240" w:lineRule="auto"/>
        <w:rPr>
          <w:rFonts w:ascii="Times New Roman" w:hAnsi="Times New Roman" w:cs="Times New Roman"/>
          <w:sz w:val="24"/>
          <w:szCs w:val="24"/>
        </w:rPr>
      </w:pPr>
    </w:p>
    <w:p w14:paraId="6B94A381" w14:textId="77777777" w:rsidR="00AB137C" w:rsidRDefault="00AB137C" w:rsidP="007501DF">
      <w:pPr>
        <w:spacing w:after="0" w:line="240" w:lineRule="auto"/>
        <w:rPr>
          <w:rFonts w:ascii="Times New Roman" w:hAnsi="Times New Roman" w:cs="Times New Roman"/>
          <w:sz w:val="24"/>
          <w:szCs w:val="24"/>
        </w:rPr>
      </w:pPr>
    </w:p>
    <w:p w14:paraId="4739BAE1" w14:textId="77777777" w:rsidR="000108E7" w:rsidRDefault="000108E7" w:rsidP="000108E7">
      <w:pPr>
        <w:spacing w:after="0" w:line="240" w:lineRule="auto"/>
        <w:rPr>
          <w:rFonts w:ascii="Times New Roman" w:hAnsi="Times New Roman" w:cs="Times New Roman"/>
          <w:sz w:val="24"/>
          <w:szCs w:val="24"/>
        </w:rPr>
      </w:pPr>
    </w:p>
    <w:p w14:paraId="0EE8F936" w14:textId="3A748252" w:rsidR="00E019E0" w:rsidRPr="000870FA" w:rsidRDefault="00493907" w:rsidP="000108E7">
      <w:pPr>
        <w:spacing w:after="0" w:line="240" w:lineRule="auto"/>
        <w:rPr>
          <w:rFonts w:ascii="Times New Roman" w:hAnsi="Times New Roman" w:cs="Times New Roman"/>
          <w:sz w:val="24"/>
          <w:szCs w:val="24"/>
        </w:rPr>
      </w:pPr>
      <w:r>
        <w:rPr>
          <w:rFonts w:ascii="Times New Roman" w:hAnsi="Times New Roman" w:cs="Times New Roman"/>
          <w:b/>
          <w:sz w:val="24"/>
          <w:szCs w:val="24"/>
        </w:rPr>
        <w:lastRenderedPageBreak/>
        <w:t>Figure 2.</w:t>
      </w:r>
      <w:r w:rsidR="00E019E0">
        <w:rPr>
          <w:rFonts w:ascii="Times New Roman" w:hAnsi="Times New Roman" w:cs="Times New Roman"/>
          <w:sz w:val="24"/>
          <w:szCs w:val="24"/>
        </w:rPr>
        <w:t xml:space="preserve"> Industrial fishing effort for </w:t>
      </w:r>
      <w:r w:rsidR="000108E7">
        <w:rPr>
          <w:rFonts w:ascii="Times New Roman" w:hAnsi="Times New Roman" w:cs="Times New Roman"/>
          <w:sz w:val="24"/>
          <w:szCs w:val="24"/>
        </w:rPr>
        <w:t>one</w:t>
      </w:r>
      <w:r w:rsidR="00E019E0">
        <w:rPr>
          <w:rFonts w:ascii="Times New Roman" w:hAnsi="Times New Roman" w:cs="Times New Roman"/>
          <w:sz w:val="24"/>
          <w:szCs w:val="24"/>
        </w:rPr>
        <w:t xml:space="preserve"> year before and after </w:t>
      </w:r>
      <w:r w:rsidR="00AB137C">
        <w:rPr>
          <w:rFonts w:ascii="Times New Roman" w:hAnsi="Times New Roman" w:cs="Times New Roman"/>
          <w:sz w:val="24"/>
          <w:szCs w:val="24"/>
        </w:rPr>
        <w:t>five</w:t>
      </w:r>
      <w:r w:rsidR="00E019E0">
        <w:rPr>
          <w:rFonts w:ascii="Times New Roman" w:hAnsi="Times New Roman" w:cs="Times New Roman"/>
          <w:sz w:val="24"/>
          <w:szCs w:val="24"/>
        </w:rPr>
        <w:t xml:space="preserve"> large marine protected areas</w:t>
      </w:r>
      <w:r w:rsidR="000108E7">
        <w:rPr>
          <w:rFonts w:ascii="Times New Roman" w:hAnsi="Times New Roman" w:cs="Times New Roman"/>
          <w:sz w:val="24"/>
          <w:szCs w:val="24"/>
        </w:rPr>
        <w:t xml:space="preserve"> were established</w:t>
      </w:r>
      <w:r w:rsidR="00E019E0">
        <w:rPr>
          <w:rFonts w:ascii="Times New Roman" w:hAnsi="Times New Roman" w:cs="Times New Roman"/>
          <w:sz w:val="24"/>
          <w:szCs w:val="24"/>
        </w:rPr>
        <w:t>.</w:t>
      </w:r>
      <w:r w:rsidR="000108E7">
        <w:rPr>
          <w:rFonts w:ascii="Times New Roman" w:hAnsi="Times New Roman" w:cs="Times New Roman"/>
          <w:sz w:val="24"/>
          <w:szCs w:val="24"/>
        </w:rPr>
        <w:t xml:space="preserve"> Maps extend 1 degree beyond MPA boundaries (solid red) or EEZ boundaries (black dashes). Minimal fishing effort is seen in most large MPAs before or after their creation. High rates of fishing observed beyond the boundaries of most large MPAs indicate that industrial fishing vessels are respecting jurisdictional boundaries.</w:t>
      </w:r>
    </w:p>
    <w:p w14:paraId="1D7E4629" w14:textId="4869DE49" w:rsidR="00506773" w:rsidRDefault="00207478" w:rsidP="00AD2505">
      <w:pPr>
        <w:spacing w:after="0" w:line="480" w:lineRule="auto"/>
        <w:rPr>
          <w:rFonts w:ascii="Times New Roman" w:hAnsi="Times New Roman" w:cs="Times New Roman"/>
          <w:sz w:val="24"/>
          <w:szCs w:val="24"/>
        </w:rPr>
      </w:pPr>
      <w:r>
        <w:rPr>
          <w:rFonts w:ascii="Times New Roman" w:hAnsi="Times New Roman" w:cs="Times New Roman"/>
          <w:b/>
          <w:noProof/>
        </w:rPr>
        <w:drawing>
          <wp:anchor distT="0" distB="0" distL="114300" distR="114300" simplePos="0" relativeHeight="251658240" behindDoc="0" locked="0" layoutInCell="1" allowOverlap="1" wp14:anchorId="65B13A11" wp14:editId="5582EEFC">
            <wp:simplePos x="0" y="0"/>
            <wp:positionH relativeFrom="column">
              <wp:posOffset>241300</wp:posOffset>
            </wp:positionH>
            <wp:positionV relativeFrom="paragraph">
              <wp:posOffset>230505</wp:posOffset>
            </wp:positionV>
            <wp:extent cx="4851400" cy="5666740"/>
            <wp:effectExtent l="0" t="0" r="0" b="0"/>
            <wp:wrapThrough wrapText="bothSides">
              <wp:wrapPolygon edited="0">
                <wp:start x="0" y="0"/>
                <wp:lineTo x="0" y="21542"/>
                <wp:lineTo x="21543" y="21542"/>
                <wp:lineTo x="21543"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0-25 at 11.03.53 AM.png"/>
                    <pic:cNvPicPr/>
                  </pic:nvPicPr>
                  <pic:blipFill>
                    <a:blip r:embed="rId15"/>
                    <a:stretch>
                      <a:fillRect/>
                    </a:stretch>
                  </pic:blipFill>
                  <pic:spPr>
                    <a:xfrm>
                      <a:off x="0" y="0"/>
                      <a:ext cx="4851400" cy="5666740"/>
                    </a:xfrm>
                    <a:prstGeom prst="rect">
                      <a:avLst/>
                    </a:prstGeom>
                  </pic:spPr>
                </pic:pic>
              </a:graphicData>
            </a:graphic>
            <wp14:sizeRelH relativeFrom="page">
              <wp14:pctWidth>0</wp14:pctWidth>
            </wp14:sizeRelH>
            <wp14:sizeRelV relativeFrom="page">
              <wp14:pctHeight>0</wp14:pctHeight>
            </wp14:sizeRelV>
          </wp:anchor>
        </w:drawing>
      </w:r>
    </w:p>
    <w:p w14:paraId="248B062D" w14:textId="61BE0C1E" w:rsidR="00506773" w:rsidRDefault="00506773" w:rsidP="00AD2505">
      <w:pPr>
        <w:spacing w:after="0" w:line="480" w:lineRule="auto"/>
        <w:rPr>
          <w:rFonts w:ascii="Times New Roman" w:hAnsi="Times New Roman" w:cs="Times New Roman"/>
          <w:sz w:val="24"/>
          <w:szCs w:val="24"/>
        </w:rPr>
      </w:pPr>
      <w:commentRangeStart w:id="25"/>
      <w:commentRangeEnd w:id="25"/>
      <w:r>
        <w:rPr>
          <w:rStyle w:val="CommentReference"/>
        </w:rPr>
        <w:commentReference w:id="25"/>
      </w:r>
    </w:p>
    <w:p w14:paraId="260BE0D6" w14:textId="16D30E82" w:rsidR="000108E7" w:rsidRDefault="000108E7" w:rsidP="00AD2505">
      <w:pPr>
        <w:spacing w:after="0" w:line="480" w:lineRule="auto"/>
        <w:rPr>
          <w:rFonts w:ascii="Times New Roman" w:hAnsi="Times New Roman" w:cs="Times New Roman"/>
          <w:b/>
        </w:rPr>
      </w:pPr>
    </w:p>
    <w:p w14:paraId="6EAB3232" w14:textId="00FB6BF9" w:rsidR="00B42D61" w:rsidRDefault="00B42D61" w:rsidP="00AD2505">
      <w:pPr>
        <w:spacing w:after="0" w:line="480" w:lineRule="auto"/>
        <w:rPr>
          <w:rFonts w:ascii="Times New Roman" w:hAnsi="Times New Roman" w:cs="Times New Roman"/>
          <w:b/>
        </w:rPr>
      </w:pPr>
    </w:p>
    <w:p w14:paraId="0262F790" w14:textId="67C2B204" w:rsidR="00B42D61" w:rsidRDefault="00B42D61" w:rsidP="00AD2505">
      <w:pPr>
        <w:spacing w:after="0" w:line="480" w:lineRule="auto"/>
        <w:rPr>
          <w:rFonts w:ascii="Times New Roman" w:hAnsi="Times New Roman" w:cs="Times New Roman"/>
          <w:b/>
        </w:rPr>
      </w:pPr>
    </w:p>
    <w:p w14:paraId="3E097AC0" w14:textId="77777777" w:rsidR="00B42D61" w:rsidRDefault="00B42D61" w:rsidP="00AD2505">
      <w:pPr>
        <w:spacing w:after="0" w:line="480" w:lineRule="auto"/>
        <w:rPr>
          <w:rFonts w:ascii="Times New Roman" w:hAnsi="Times New Roman" w:cs="Times New Roman"/>
          <w:b/>
        </w:rPr>
      </w:pPr>
    </w:p>
    <w:p w14:paraId="756A9938" w14:textId="77777777" w:rsidR="00B42D61" w:rsidRDefault="00B42D61" w:rsidP="00AD2505">
      <w:pPr>
        <w:spacing w:after="0" w:line="480" w:lineRule="auto"/>
        <w:rPr>
          <w:rFonts w:ascii="Times New Roman" w:hAnsi="Times New Roman" w:cs="Times New Roman"/>
          <w:b/>
        </w:rPr>
      </w:pPr>
    </w:p>
    <w:p w14:paraId="7ED4137F" w14:textId="77777777" w:rsidR="00B42D61" w:rsidRDefault="00B42D61" w:rsidP="00AD2505">
      <w:pPr>
        <w:spacing w:after="0" w:line="480" w:lineRule="auto"/>
        <w:rPr>
          <w:rFonts w:ascii="Times New Roman" w:hAnsi="Times New Roman" w:cs="Times New Roman"/>
          <w:b/>
        </w:rPr>
      </w:pPr>
    </w:p>
    <w:p w14:paraId="44AFE167" w14:textId="77777777" w:rsidR="00B42D61" w:rsidRDefault="00B42D61" w:rsidP="00AD2505">
      <w:pPr>
        <w:spacing w:after="0" w:line="480" w:lineRule="auto"/>
        <w:rPr>
          <w:rFonts w:ascii="Times New Roman" w:hAnsi="Times New Roman" w:cs="Times New Roman"/>
          <w:b/>
        </w:rPr>
      </w:pPr>
    </w:p>
    <w:p w14:paraId="086CC1E5" w14:textId="77777777" w:rsidR="00B42D61" w:rsidRDefault="00B42D61" w:rsidP="00AD2505">
      <w:pPr>
        <w:spacing w:after="0" w:line="480" w:lineRule="auto"/>
        <w:rPr>
          <w:rFonts w:ascii="Times New Roman" w:hAnsi="Times New Roman" w:cs="Times New Roman"/>
          <w:b/>
        </w:rPr>
      </w:pPr>
    </w:p>
    <w:p w14:paraId="314D60A0" w14:textId="77777777" w:rsidR="00B42D61" w:rsidRDefault="00B42D61" w:rsidP="00AD2505">
      <w:pPr>
        <w:spacing w:after="0" w:line="480" w:lineRule="auto"/>
        <w:rPr>
          <w:rFonts w:ascii="Times New Roman" w:hAnsi="Times New Roman" w:cs="Times New Roman"/>
          <w:b/>
        </w:rPr>
      </w:pPr>
    </w:p>
    <w:p w14:paraId="66EF64BA" w14:textId="77777777" w:rsidR="00B42D61" w:rsidRDefault="00B42D61" w:rsidP="00AD2505">
      <w:pPr>
        <w:spacing w:after="0" w:line="480" w:lineRule="auto"/>
        <w:rPr>
          <w:rFonts w:ascii="Times New Roman" w:hAnsi="Times New Roman" w:cs="Times New Roman"/>
          <w:b/>
        </w:rPr>
      </w:pPr>
    </w:p>
    <w:p w14:paraId="4F81901B" w14:textId="77777777" w:rsidR="00B42D61" w:rsidRDefault="00B42D61" w:rsidP="00AD2505">
      <w:pPr>
        <w:spacing w:after="0" w:line="480" w:lineRule="auto"/>
        <w:rPr>
          <w:rFonts w:ascii="Times New Roman" w:hAnsi="Times New Roman" w:cs="Times New Roman"/>
          <w:b/>
        </w:rPr>
      </w:pPr>
    </w:p>
    <w:p w14:paraId="06D6ED96" w14:textId="77777777" w:rsidR="00B42D61" w:rsidRDefault="00B42D61" w:rsidP="00AD2505">
      <w:pPr>
        <w:spacing w:after="0" w:line="480" w:lineRule="auto"/>
        <w:rPr>
          <w:rFonts w:ascii="Times New Roman" w:hAnsi="Times New Roman" w:cs="Times New Roman"/>
          <w:b/>
        </w:rPr>
      </w:pPr>
    </w:p>
    <w:p w14:paraId="3278C9A9" w14:textId="77777777" w:rsidR="00B42D61" w:rsidRDefault="00B42D61" w:rsidP="00AD2505">
      <w:pPr>
        <w:spacing w:after="0" w:line="480" w:lineRule="auto"/>
        <w:rPr>
          <w:rFonts w:ascii="Times New Roman" w:hAnsi="Times New Roman" w:cs="Times New Roman"/>
          <w:b/>
        </w:rPr>
      </w:pPr>
    </w:p>
    <w:p w14:paraId="01E874FF" w14:textId="77777777" w:rsidR="00B42D61" w:rsidRDefault="00B42D61" w:rsidP="00AD2505">
      <w:pPr>
        <w:spacing w:after="0" w:line="480" w:lineRule="auto"/>
        <w:rPr>
          <w:rFonts w:ascii="Times New Roman" w:hAnsi="Times New Roman" w:cs="Times New Roman"/>
          <w:b/>
        </w:rPr>
      </w:pPr>
    </w:p>
    <w:p w14:paraId="00C83FC0" w14:textId="77777777" w:rsidR="00B42D61" w:rsidRDefault="00B42D61" w:rsidP="00AD2505">
      <w:pPr>
        <w:spacing w:after="0" w:line="480" w:lineRule="auto"/>
        <w:rPr>
          <w:rFonts w:ascii="Times New Roman" w:hAnsi="Times New Roman" w:cs="Times New Roman"/>
          <w:b/>
        </w:rPr>
      </w:pPr>
    </w:p>
    <w:p w14:paraId="6639E7C2" w14:textId="77777777" w:rsidR="00B42D61" w:rsidRDefault="00B42D61" w:rsidP="00AD2505">
      <w:pPr>
        <w:spacing w:after="0" w:line="480" w:lineRule="auto"/>
        <w:rPr>
          <w:rFonts w:ascii="Times New Roman" w:hAnsi="Times New Roman" w:cs="Times New Roman"/>
          <w:b/>
        </w:rPr>
      </w:pPr>
    </w:p>
    <w:p w14:paraId="70AEC7E1" w14:textId="77777777" w:rsidR="00B42D61" w:rsidRDefault="00B42D61" w:rsidP="00AD2505">
      <w:pPr>
        <w:spacing w:after="0" w:line="480" w:lineRule="auto"/>
        <w:rPr>
          <w:rFonts w:ascii="Times New Roman" w:hAnsi="Times New Roman" w:cs="Times New Roman"/>
          <w:b/>
        </w:rPr>
      </w:pPr>
    </w:p>
    <w:p w14:paraId="1BC6120C" w14:textId="299FFD6C" w:rsidR="00B42D61" w:rsidRDefault="00B42D61" w:rsidP="00AD2505">
      <w:pPr>
        <w:spacing w:after="0" w:line="480" w:lineRule="auto"/>
        <w:rPr>
          <w:rFonts w:ascii="Times New Roman" w:hAnsi="Times New Roman" w:cs="Times New Roman"/>
          <w:b/>
        </w:rPr>
      </w:pPr>
    </w:p>
    <w:p w14:paraId="79C9ECFA" w14:textId="6ABF97CA" w:rsidR="002323D7" w:rsidRDefault="002323D7" w:rsidP="00AD2505">
      <w:pPr>
        <w:spacing w:after="0" w:line="480" w:lineRule="auto"/>
        <w:rPr>
          <w:rFonts w:ascii="Times New Roman" w:hAnsi="Times New Roman" w:cs="Times New Roman"/>
          <w:b/>
        </w:rPr>
      </w:pPr>
    </w:p>
    <w:p w14:paraId="532F1006" w14:textId="447F526A" w:rsidR="002323D7" w:rsidRDefault="002323D7" w:rsidP="00AD2505">
      <w:pPr>
        <w:spacing w:after="0" w:line="480" w:lineRule="auto"/>
        <w:rPr>
          <w:rFonts w:ascii="Times New Roman" w:hAnsi="Times New Roman" w:cs="Times New Roman"/>
          <w:b/>
        </w:rPr>
      </w:pPr>
    </w:p>
    <w:p w14:paraId="3F736906" w14:textId="77777777" w:rsidR="002323D7" w:rsidRDefault="002323D7" w:rsidP="00AD2505">
      <w:pPr>
        <w:spacing w:after="0" w:line="480" w:lineRule="auto"/>
        <w:rPr>
          <w:rFonts w:ascii="Times New Roman" w:hAnsi="Times New Roman" w:cs="Times New Roman"/>
          <w:b/>
        </w:rPr>
      </w:pPr>
    </w:p>
    <w:p w14:paraId="447997F4" w14:textId="6B95C65E" w:rsidR="004A7D0A" w:rsidRDefault="000C54DC" w:rsidP="000C54DC">
      <w:pPr>
        <w:spacing w:after="0" w:line="240" w:lineRule="auto"/>
        <w:rPr>
          <w:rFonts w:ascii="Times New Roman" w:hAnsi="Times New Roman" w:cs="Times New Roman"/>
          <w:sz w:val="24"/>
          <w:szCs w:val="24"/>
        </w:rPr>
      </w:pPr>
      <w:r w:rsidRPr="00094000">
        <w:rPr>
          <w:rFonts w:ascii="Times New Roman" w:hAnsi="Times New Roman" w:cs="Times New Roman"/>
          <w:b/>
          <w:sz w:val="24"/>
          <w:szCs w:val="24"/>
        </w:rPr>
        <w:lastRenderedPageBreak/>
        <w:t xml:space="preserve">Figure </w:t>
      </w:r>
      <w:r w:rsidR="00493907">
        <w:rPr>
          <w:rFonts w:ascii="Times New Roman" w:hAnsi="Times New Roman" w:cs="Times New Roman"/>
          <w:b/>
          <w:sz w:val="24"/>
          <w:szCs w:val="24"/>
        </w:rPr>
        <w:t>3.</w:t>
      </w:r>
      <w:r>
        <w:rPr>
          <w:rFonts w:ascii="Times New Roman" w:hAnsi="Times New Roman" w:cs="Times New Roman"/>
          <w:sz w:val="24"/>
          <w:szCs w:val="24"/>
        </w:rPr>
        <w:t xml:space="preserve"> </w:t>
      </w:r>
      <w:r w:rsidR="00B21997">
        <w:rPr>
          <w:rFonts w:ascii="Times New Roman" w:hAnsi="Times New Roman" w:cs="Times New Roman"/>
          <w:sz w:val="24"/>
          <w:szCs w:val="24"/>
        </w:rPr>
        <w:t>Monthly i</w:t>
      </w:r>
      <w:r>
        <w:rPr>
          <w:rFonts w:ascii="Times New Roman" w:hAnsi="Times New Roman" w:cs="Times New Roman"/>
          <w:sz w:val="24"/>
          <w:szCs w:val="24"/>
        </w:rPr>
        <w:t xml:space="preserve">ndustrial fishing effort </w:t>
      </w:r>
      <w:r w:rsidR="00B21997">
        <w:rPr>
          <w:rFonts w:ascii="Times New Roman" w:hAnsi="Times New Roman" w:cs="Times New Roman"/>
          <w:sz w:val="24"/>
          <w:szCs w:val="24"/>
        </w:rPr>
        <w:t xml:space="preserve">detected within large MPAs (black lines) and nearby </w:t>
      </w:r>
      <w:r w:rsidR="004A7D0A">
        <w:rPr>
          <w:rFonts w:ascii="Times New Roman" w:hAnsi="Times New Roman" w:cs="Times New Roman"/>
          <w:sz w:val="24"/>
          <w:szCs w:val="24"/>
        </w:rPr>
        <w:t>Exclusive Economic Zones (</w:t>
      </w:r>
      <w:r w:rsidR="00B21997">
        <w:rPr>
          <w:rFonts w:ascii="Times New Roman" w:hAnsi="Times New Roman" w:cs="Times New Roman"/>
          <w:sz w:val="24"/>
          <w:szCs w:val="24"/>
        </w:rPr>
        <w:t>EEZs</w:t>
      </w:r>
      <w:r w:rsidR="004A7D0A">
        <w:rPr>
          <w:rFonts w:ascii="Times New Roman" w:hAnsi="Times New Roman" w:cs="Times New Roman"/>
          <w:sz w:val="24"/>
          <w:szCs w:val="24"/>
        </w:rPr>
        <w:t>)</w:t>
      </w:r>
      <w:r w:rsidR="00B21997">
        <w:rPr>
          <w:rFonts w:ascii="Times New Roman" w:hAnsi="Times New Roman" w:cs="Times New Roman"/>
          <w:sz w:val="24"/>
          <w:szCs w:val="24"/>
        </w:rPr>
        <w:t xml:space="preserve"> that permit f</w:t>
      </w:r>
      <w:r w:rsidR="004A7D0A">
        <w:rPr>
          <w:rFonts w:ascii="Times New Roman" w:hAnsi="Times New Roman" w:cs="Times New Roman"/>
          <w:sz w:val="24"/>
          <w:szCs w:val="24"/>
        </w:rPr>
        <w:t xml:space="preserve">ishing (colored lines). Virtually no fishing is detected within all MPAs after establishment while significant fishing is detected within nearby EEZs, suggesting that differences are due to regulations as opposed to remoteness. Minimal fishing effort is detected in most MPAs prior to establishment; only the Phoenix Islands Protected Area </w:t>
      </w:r>
      <w:r w:rsidR="002323D7">
        <w:rPr>
          <w:rFonts w:ascii="Times New Roman" w:hAnsi="Times New Roman" w:cs="Times New Roman"/>
          <w:sz w:val="24"/>
          <w:szCs w:val="24"/>
        </w:rPr>
        <w:t>had notable, initial</w:t>
      </w:r>
      <w:r w:rsidR="004A7D0A">
        <w:rPr>
          <w:rFonts w:ascii="Times New Roman" w:hAnsi="Times New Roman" w:cs="Times New Roman"/>
          <w:sz w:val="24"/>
          <w:szCs w:val="24"/>
        </w:rPr>
        <w:t xml:space="preserve"> fishing effor</w:t>
      </w:r>
      <w:r w:rsidR="002323D7">
        <w:rPr>
          <w:rFonts w:ascii="Times New Roman" w:hAnsi="Times New Roman" w:cs="Times New Roman"/>
          <w:sz w:val="24"/>
          <w:szCs w:val="24"/>
        </w:rPr>
        <w:t>t</w:t>
      </w:r>
      <w:r w:rsidR="004A7D0A">
        <w:rPr>
          <w:rFonts w:ascii="Times New Roman" w:hAnsi="Times New Roman" w:cs="Times New Roman"/>
          <w:sz w:val="24"/>
          <w:szCs w:val="24"/>
        </w:rPr>
        <w:t>.</w:t>
      </w:r>
    </w:p>
    <w:p w14:paraId="4A8ACB68" w14:textId="77777777" w:rsidR="000108E7" w:rsidRDefault="000108E7" w:rsidP="00AD2505">
      <w:pPr>
        <w:spacing w:after="0" w:line="480" w:lineRule="auto"/>
        <w:rPr>
          <w:rFonts w:ascii="Times New Roman" w:hAnsi="Times New Roman" w:cs="Times New Roman"/>
          <w:b/>
        </w:rPr>
      </w:pPr>
    </w:p>
    <w:p w14:paraId="7A497E8A" w14:textId="49B3DC1C" w:rsidR="000108E7" w:rsidRDefault="000108E7" w:rsidP="00AD2505">
      <w:pPr>
        <w:spacing w:after="0" w:line="480" w:lineRule="auto"/>
        <w:rPr>
          <w:rFonts w:ascii="Times New Roman" w:hAnsi="Times New Roman" w:cs="Times New Roman"/>
          <w:b/>
        </w:rPr>
      </w:pPr>
    </w:p>
    <w:p w14:paraId="268023CB" w14:textId="66608036" w:rsidR="000108E7" w:rsidRDefault="000108E7" w:rsidP="00AD2505">
      <w:pPr>
        <w:spacing w:after="0" w:line="480" w:lineRule="auto"/>
        <w:rPr>
          <w:rFonts w:ascii="Times New Roman" w:hAnsi="Times New Roman" w:cs="Times New Roman"/>
          <w:b/>
        </w:rPr>
      </w:pPr>
    </w:p>
    <w:p w14:paraId="4767DE2C" w14:textId="70FC38E2" w:rsidR="000108E7" w:rsidRDefault="000108E7" w:rsidP="00AD2505">
      <w:pPr>
        <w:spacing w:after="0" w:line="480" w:lineRule="auto"/>
        <w:rPr>
          <w:rFonts w:ascii="Times New Roman" w:hAnsi="Times New Roman" w:cs="Times New Roman"/>
          <w:b/>
        </w:rPr>
      </w:pPr>
    </w:p>
    <w:p w14:paraId="0907D995" w14:textId="104DDEA5" w:rsidR="000108E7" w:rsidRDefault="004A7D0A" w:rsidP="00AD2505">
      <w:pPr>
        <w:spacing w:after="0" w:line="480" w:lineRule="auto"/>
        <w:rPr>
          <w:rFonts w:ascii="Times New Roman" w:hAnsi="Times New Roman" w:cs="Times New Roman"/>
          <w:b/>
        </w:rPr>
      </w:pPr>
      <w:commentRangeStart w:id="26"/>
      <w:commentRangeEnd w:id="26"/>
      <w:r>
        <w:rPr>
          <w:rStyle w:val="CommentReference"/>
        </w:rPr>
        <w:commentReference w:id="26"/>
      </w:r>
      <w:ins w:id="27" w:author="Tiffany 🐬 Ong" w:date="2019-01-21T17:47:00Z">
        <w:r w:rsidR="00493907" w:rsidRPr="00493907">
          <w:rPr>
            <w:rFonts w:ascii="Times New Roman" w:hAnsi="Times New Roman" w:cs="Times New Roman"/>
            <w:b/>
            <w:noProof/>
          </w:rPr>
          <w:t xml:space="preserve"> </w:t>
        </w:r>
        <w:r w:rsidR="00493907">
          <w:rPr>
            <w:rFonts w:ascii="Times New Roman" w:hAnsi="Times New Roman" w:cs="Times New Roman"/>
            <w:b/>
            <w:noProof/>
            <w:rPrChange w:id="28" w:author="Unknown">
              <w:rPr>
                <w:noProof/>
              </w:rPr>
            </w:rPrChange>
          </w:rPr>
          <w:drawing>
            <wp:inline distT="0" distB="0" distL="0" distR="0" wp14:anchorId="68672C21" wp14:editId="7F75BBC5">
              <wp:extent cx="5486400" cy="2955760"/>
              <wp:effectExtent l="0" t="0" r="0" b="0"/>
              <wp:docPr id="1" name="Picture 1" descr="Macintosh HD:Users:tiffanyong:Documents:GitHub:gfw4:Figures:Final_Figures:Figure3With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iffanyong:Documents:GitHub:gfw4:Figures:Final_Figures:Figure3WithTit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955760"/>
                      </a:xfrm>
                      <a:prstGeom prst="rect">
                        <a:avLst/>
                      </a:prstGeom>
                      <a:noFill/>
                      <a:ln>
                        <a:noFill/>
                      </a:ln>
                    </pic:spPr>
                  </pic:pic>
                </a:graphicData>
              </a:graphic>
            </wp:inline>
          </w:drawing>
        </w:r>
      </w:ins>
    </w:p>
    <w:p w14:paraId="51E32114" w14:textId="5F25E542" w:rsidR="000108E7" w:rsidRDefault="000108E7" w:rsidP="00AD2505">
      <w:pPr>
        <w:spacing w:after="0" w:line="480" w:lineRule="auto"/>
        <w:rPr>
          <w:rFonts w:ascii="Times New Roman" w:hAnsi="Times New Roman" w:cs="Times New Roman"/>
          <w:b/>
        </w:rPr>
      </w:pPr>
    </w:p>
    <w:p w14:paraId="1178EB3D" w14:textId="77777777" w:rsidR="000108E7" w:rsidRDefault="000108E7" w:rsidP="00AD2505">
      <w:pPr>
        <w:spacing w:after="0" w:line="480" w:lineRule="auto"/>
        <w:rPr>
          <w:rFonts w:ascii="Times New Roman" w:hAnsi="Times New Roman" w:cs="Times New Roman"/>
          <w:b/>
        </w:rPr>
      </w:pPr>
    </w:p>
    <w:p w14:paraId="32A96C35" w14:textId="77777777" w:rsidR="000108E7" w:rsidRDefault="000108E7" w:rsidP="00AD2505">
      <w:pPr>
        <w:spacing w:after="0" w:line="480" w:lineRule="auto"/>
        <w:rPr>
          <w:rFonts w:ascii="Times New Roman" w:hAnsi="Times New Roman" w:cs="Times New Roman"/>
          <w:b/>
        </w:rPr>
      </w:pPr>
    </w:p>
    <w:p w14:paraId="6E7758F2" w14:textId="77777777" w:rsidR="007501DF" w:rsidRDefault="007501DF" w:rsidP="00AD2505">
      <w:pPr>
        <w:spacing w:after="0" w:line="480" w:lineRule="auto"/>
        <w:rPr>
          <w:rFonts w:ascii="Times New Roman" w:hAnsi="Times New Roman" w:cs="Times New Roman"/>
          <w:b/>
        </w:rPr>
      </w:pPr>
    </w:p>
    <w:p w14:paraId="4653F564" w14:textId="77777777" w:rsidR="007501DF" w:rsidRDefault="007501DF" w:rsidP="00AD2505">
      <w:pPr>
        <w:spacing w:after="0" w:line="480" w:lineRule="auto"/>
        <w:rPr>
          <w:rFonts w:ascii="Times New Roman" w:hAnsi="Times New Roman" w:cs="Times New Roman"/>
          <w:b/>
        </w:rPr>
      </w:pPr>
    </w:p>
    <w:p w14:paraId="478E07BB" w14:textId="77777777" w:rsidR="007501DF" w:rsidRDefault="007501DF" w:rsidP="00AD2505">
      <w:pPr>
        <w:spacing w:after="0" w:line="480" w:lineRule="auto"/>
        <w:rPr>
          <w:rFonts w:ascii="Times New Roman" w:hAnsi="Times New Roman" w:cs="Times New Roman"/>
          <w:b/>
        </w:rPr>
      </w:pPr>
    </w:p>
    <w:p w14:paraId="0C4458F0" w14:textId="77777777" w:rsidR="007501DF" w:rsidRDefault="007501DF" w:rsidP="00AD2505">
      <w:pPr>
        <w:spacing w:after="0" w:line="480" w:lineRule="auto"/>
        <w:rPr>
          <w:rFonts w:ascii="Times New Roman" w:hAnsi="Times New Roman" w:cs="Times New Roman"/>
          <w:b/>
        </w:rPr>
      </w:pPr>
    </w:p>
    <w:p w14:paraId="0BAEE0F9" w14:textId="77777777" w:rsidR="007501DF" w:rsidRDefault="007501DF" w:rsidP="00AD2505">
      <w:pPr>
        <w:spacing w:after="0" w:line="480" w:lineRule="auto"/>
        <w:rPr>
          <w:rFonts w:ascii="Times New Roman" w:hAnsi="Times New Roman" w:cs="Times New Roman"/>
          <w:b/>
        </w:rPr>
      </w:pPr>
    </w:p>
    <w:p w14:paraId="03E37E1E" w14:textId="0A4689E3" w:rsidR="00F8102A" w:rsidRPr="009D749A" w:rsidRDefault="004D7AB9" w:rsidP="00B42D61">
      <w:pPr>
        <w:spacing w:after="0" w:line="480" w:lineRule="auto"/>
        <w:rPr>
          <w:rFonts w:ascii="Times New Roman" w:hAnsi="Times New Roman" w:cs="Times New Roman"/>
          <w:b/>
          <w:sz w:val="24"/>
          <w:szCs w:val="24"/>
        </w:rPr>
      </w:pPr>
      <w:r w:rsidRPr="004839DC">
        <w:rPr>
          <w:rFonts w:ascii="Times New Roman" w:hAnsi="Times New Roman" w:cs="Times New Roman"/>
          <w:b/>
        </w:rPr>
        <w:lastRenderedPageBreak/>
        <w:t>INTRODUCTIO</w:t>
      </w:r>
      <w:r w:rsidR="00F0664C" w:rsidRPr="004839DC">
        <w:rPr>
          <w:rFonts w:ascii="Times New Roman" w:hAnsi="Times New Roman" w:cs="Times New Roman"/>
          <w:b/>
        </w:rPr>
        <w:t>N</w:t>
      </w:r>
    </w:p>
    <w:p w14:paraId="2E9907EE" w14:textId="77777777" w:rsidR="009D749A" w:rsidRDefault="009D749A" w:rsidP="00B42D61">
      <w:pPr>
        <w:spacing w:after="0" w:line="480" w:lineRule="auto"/>
        <w:rPr>
          <w:rFonts w:ascii="Times New Roman" w:hAnsi="Times New Roman" w:cs="Times New Roman"/>
          <w:sz w:val="24"/>
          <w:szCs w:val="24"/>
        </w:rPr>
      </w:pPr>
    </w:p>
    <w:p w14:paraId="3C51AC29" w14:textId="13ED14D5" w:rsidR="002323D7" w:rsidRDefault="00094000" w:rsidP="00D12B14">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More ocean area has been protected in the last </w:t>
      </w:r>
      <w:r w:rsidR="009D749A">
        <w:rPr>
          <w:rFonts w:ascii="Times New Roman" w:hAnsi="Times New Roman" w:cs="Times New Roman"/>
          <w:sz w:val="24"/>
          <w:szCs w:val="24"/>
        </w:rPr>
        <w:t>decade</w:t>
      </w:r>
      <w:r>
        <w:rPr>
          <w:rFonts w:ascii="Times New Roman" w:hAnsi="Times New Roman" w:cs="Times New Roman"/>
          <w:sz w:val="24"/>
          <w:szCs w:val="24"/>
        </w:rPr>
        <w:t xml:space="preserve"> than in all prece</w:t>
      </w:r>
      <w:r w:rsidR="00286B92">
        <w:rPr>
          <w:rFonts w:ascii="Times New Roman" w:hAnsi="Times New Roman" w:cs="Times New Roman"/>
          <w:sz w:val="24"/>
          <w:szCs w:val="24"/>
        </w:rPr>
        <w:t xml:space="preserve">ding </w:t>
      </w:r>
      <w:r w:rsidR="002323D7">
        <w:rPr>
          <w:rFonts w:ascii="Times New Roman" w:hAnsi="Times New Roman" w:cs="Times New Roman"/>
          <w:sz w:val="24"/>
          <w:szCs w:val="24"/>
        </w:rPr>
        <w:t>history</w:t>
      </w:r>
      <w:r w:rsidR="00D12B14">
        <w:rPr>
          <w:rFonts w:ascii="Times New Roman" w:hAnsi="Times New Roman" w:cs="Times New Roman"/>
          <w:sz w:val="24"/>
          <w:szCs w:val="24"/>
        </w:rPr>
        <w:t xml:space="preserve"> </w:t>
      </w:r>
      <w:r w:rsidR="00DB6F20">
        <w:rPr>
          <w:rFonts w:ascii="Times New Roman" w:hAnsi="Times New Roman" w:cs="Times New Roman"/>
          <w:sz w:val="24"/>
          <w:szCs w:val="24"/>
        </w:rPr>
        <w:fldChar w:fldCharType="begin"/>
      </w:r>
      <w:r w:rsidR="00DB6F20">
        <w:rPr>
          <w:rFonts w:ascii="Times New Roman" w:hAnsi="Times New Roman" w:cs="Times New Roman"/>
          <w:sz w:val="24"/>
          <w:szCs w:val="24"/>
        </w:rPr>
        <w:instrText xml:space="preserve"> ADDIN ZOTERO_ITEM CSL_CITATION {"citationID":"cBwmum1a","properties":{"formattedCitation":"(O\\uc0\\u8217{}Leary et al. 2018)","plainCitation":"(O’Leary et al. 2018)","noteIndex":0},"citationItems":[{"id":2353,"uris":["http://zotero.org/users/local/M0YML2ec/items/DMNVCKHD"],"uri":["http://zotero.org/users/local/M0YML2ec/items/DMNVCKHD"],"itemData":{"id":2353,"type":"article-journal","title":"Addressing Criticisms of Large-Scale Marine Protected Areas","container-title":"BioScience","page":"359-370","volume":"68","issue":"5","source":"academic.oup.com","abstract":"Abstract.  Designated large-scale marine protected areas (LSMPAs, 100,000 or more square kilometers) constitute over two-thirds of the approximately 6.6% of the","DOI":"10.1093/biosci/biy021","ISSN":"0006-3568","journalAbbreviation":"BioScience","language":"en","author":[{"family":"O’Leary","given":"Bethan C."},{"family":"Ban","given":"Natalie C."},{"family":"Fernandez","given":"Miriam"},{"family":"Friedlander","given":"Alan M."},{"family":"García-Borboroglu","given":"Pablo"},{"family":"Golbuu","given":"Yimnang"},{"family":"Guidetti","given":"Paolo"},{"family":"Harris","given":"Jean M."},{"family":"Hawkins","given":"Julie P."},{"family":"Langlois","given":"Tim"},{"family":"McCauley","given":"Douglas J."},{"family":"Pikitch","given":"Ellen K."},{"family":"Richmond","given":"Robert H."},{"family":"Roberts","given":"Callum M."}],"issued":{"date-parts":[["2018",5,1]]}}}],"schema":"https://github.com/citation-style-language/schema/raw/master/csl-citation.json"} </w:instrText>
      </w:r>
      <w:r w:rsidR="00DB6F20">
        <w:rPr>
          <w:rFonts w:ascii="Times New Roman" w:hAnsi="Times New Roman" w:cs="Times New Roman"/>
          <w:sz w:val="24"/>
          <w:szCs w:val="24"/>
        </w:rPr>
        <w:fldChar w:fldCharType="separate"/>
      </w:r>
      <w:r w:rsidR="00DB6F20" w:rsidRPr="00DB6F20">
        <w:rPr>
          <w:rFonts w:ascii="Times New Roman" w:hAnsi="Times New Roman" w:cs="Times New Roman"/>
          <w:sz w:val="24"/>
        </w:rPr>
        <w:t>(O’Leary et al. 2018)</w:t>
      </w:r>
      <w:r w:rsidR="00DB6F20">
        <w:rPr>
          <w:rFonts w:ascii="Times New Roman" w:hAnsi="Times New Roman" w:cs="Times New Roman"/>
          <w:sz w:val="24"/>
          <w:szCs w:val="24"/>
        </w:rPr>
        <w:fldChar w:fldCharType="end"/>
      </w:r>
      <w:r w:rsidR="00286B92">
        <w:rPr>
          <w:rFonts w:ascii="Times New Roman" w:hAnsi="Times New Roman" w:cs="Times New Roman"/>
          <w:sz w:val="24"/>
          <w:szCs w:val="24"/>
        </w:rPr>
        <w:t xml:space="preserve">. </w:t>
      </w:r>
      <w:r w:rsidR="008A3C37">
        <w:rPr>
          <w:rFonts w:ascii="Times New Roman" w:hAnsi="Times New Roman" w:cs="Times New Roman"/>
          <w:sz w:val="24"/>
          <w:szCs w:val="24"/>
        </w:rPr>
        <w:t xml:space="preserve">This stark trend is driven by the rising popularity of exceptionally large, marine protected areas (MPAs), which restrict commercial fishing to achieve conservation and/or fisheries goals </w:t>
      </w:r>
      <w:r w:rsidR="00825E3D">
        <w:rPr>
          <w:rFonts w:ascii="Times New Roman" w:hAnsi="Times New Roman" w:cs="Times New Roman"/>
          <w:sz w:val="24"/>
          <w:szCs w:val="24"/>
        </w:rPr>
        <w:fldChar w:fldCharType="begin"/>
      </w:r>
      <w:r w:rsidR="00165A59">
        <w:rPr>
          <w:rFonts w:ascii="Times New Roman" w:hAnsi="Times New Roman" w:cs="Times New Roman"/>
          <w:sz w:val="24"/>
          <w:szCs w:val="24"/>
        </w:rPr>
        <w:instrText xml:space="preserve"> ADDIN ZOTERO_ITEM CSL_CITATION {"citationID":"VhKc1ar5","properties":{"formattedCitation":"(Gaines et al. 2010; Wilhelm et al. 2014)","plainCitation":"(Gaines et al. 2010; Wilhelm et al. 2014)","noteIndex":0},"citationItems":[{"id":328,"uris":["http://zotero.org/users/local/M0YML2ec/items/MGSAQXB4"],"uri":["http://zotero.org/users/local/M0YML2ec/items/MGSAQXB4"],"itemData":{"id":328,"type":"article-journal","title":"Designing marine reserve networks for both conservation and fisheries management","container-title":"Proceedings of the National Academy of Sciences","page":"18286-18293","volume":"107","issue":"43","source":"www.pnas.org","abstract":"Marine protected areas (MPAs) that exclude fishing have been shown repeatedly to enhance the abundance, size, and diversity of species. These benefits, however, mean little to most marine species, because individual protected areas typically are small. To meet the larger-scale conservation challenges facing ocean ecosystems, several nations are expanding the benefits of individual protected areas by building networks of protected areas. Doing so successfully requires a detailed understanding of the ecological and physical characteristics of ocean ecosystems and the responses of humans to spatial closures. There has been enormous scientific interest in these topics, and frameworks for the design of MPA networks for meeting conservation and fishery management goals are emerging. Persistent in the literature is the perception of an inherent tradeoff between achieving conservation and fishery goals. Through a synthetic analysis across these conservation and bioeconomic studies, we construct guidelines for MPA network design that reduce or eliminate this tradeoff. We present size, spacing, location, and configuration guidelines for designing networks that simultaneously can enhance biological conservation and reduce fishery costs or even increase fishery yields and profits. Indeed, in some settings, a well-designed MPA network is critical to the optimal harvest strategy. When reserves benefit fisheries, the optimal area in reserves is moderately large (mode ≈30%). Assessing network design principals is limited currently by the absence of empirical data from large-scale networks. Emerging networks will soon rectify this constraint.","DOI":"10.1073/pnas.0906473107","ISSN":"0027-8424, 1091-6490","note":"PMID: 20200311","journalAbbreviation":"PNAS","language":"en","author":[{"family":"Gaines","given":"Steven D."},{"family":"White","given":"Crow"},{"family":"Carr","given":"Mark H."},{"family":"Palumbi","given":"Stephen R."}],"issued":{"date-parts":[["2010",10,26]]}}},{"id":2368,"uris":["http://zotero.org/users/local/M0YML2ec/items/KKWP4S6V"],"uri":["http://zotero.org/users/local/M0YML2ec/items/KKWP4S6V"],"itemData":{"id":2368,"type":"article-journal","title":"Large marine protected areas – advantages and challenges of going big","container-title":"Aquatic Conservation: Marine and Freshwater Ecosystems","page":"24-30","volume":"24","issue":"S2","source":"Wiley Online Library","abstract":"The Aichi Biodiversity Targets were designed to promote and implement the Convention on Biological Diversity (CBD) by providing a framework for action to save biodiversity and enhance its benefits for people. Specifically, Target 11 aims to protect 10% of all seas by 2020. The percentage of the world's oceans that are protected has increased steadily in recent years, mainly due to very large marine protected areas (MPAs).The issue of making major gains in achieving protection targets through ‘going big’ has brought added scrutiny to the subject of MPAs. There is economy in scale, but several people have called into question whether going large will protect representative habitat and result in true protection, or whether it is merely a politically expedient way for some nations to attain targets by creating paper parks, while avoiding tough conservation decisions.The recent creation of large MPAs has greatly enhanced the chance of achieving global protection targets. Large areas typically contain several ecosystems and habitats that interact ecologically, and allow for more holistic conservation. The interactions between ecosystems in large MPAs occur without many of the problems associated with networks of smaller MPAs, where the connectivity between sites is often affected by human activities.The disadvantages of large MPAs include difficulties of surveillance, enforcement and monitoring of vast offshore areas, as well as high total costs. While the cost per unit area may be lower for large MPAs, conducting surveillance and monitoring in such vast areas requires much more expensive technologies.Large MPAs complement and add to existing management and conservation measures. Decision makers should consider designating them as one of a suite of possible protection measures. Besides greatly enhancing the chance of reaching agreed biodiversity targets, large MPAs improve the quality of conservation. Copyright © 2014 John Wiley &amp; Sons, Ltd.","DOI":"10.1002/aqc.2499","ISSN":"1099-0755","language":"en","author":[{"family":"Wilhelm","given":"T. 'Aulani"},{"family":"Sheppard","given":"Charles R. C."},{"family":"Sheppard","given":"Anne L. S."},{"family":"Gaymer","given":"Carlos F."},{"family":"Parks","given":"John"},{"family":"Wagner","given":"Daniel"},{"family":"Lewis","given":"Nai'a"}],"issued":{"date-parts":[["2014",11,1]]}}}],"schema":"https://github.com/citation-style-language/schema/raw/master/csl-citation.json"} </w:instrText>
      </w:r>
      <w:r w:rsidR="00825E3D">
        <w:rPr>
          <w:rFonts w:ascii="Times New Roman" w:hAnsi="Times New Roman" w:cs="Times New Roman"/>
          <w:sz w:val="24"/>
          <w:szCs w:val="24"/>
        </w:rPr>
        <w:fldChar w:fldCharType="separate"/>
      </w:r>
      <w:r w:rsidR="00165A59">
        <w:rPr>
          <w:rFonts w:ascii="Times New Roman" w:hAnsi="Times New Roman" w:cs="Times New Roman"/>
          <w:noProof/>
          <w:sz w:val="24"/>
          <w:szCs w:val="24"/>
        </w:rPr>
        <w:t>(Gaines et al. 2010; Wilhelm et al. 2014)</w:t>
      </w:r>
      <w:r w:rsidR="00825E3D">
        <w:rPr>
          <w:rFonts w:ascii="Times New Roman" w:hAnsi="Times New Roman" w:cs="Times New Roman"/>
          <w:sz w:val="24"/>
          <w:szCs w:val="24"/>
        </w:rPr>
        <w:fldChar w:fldCharType="end"/>
      </w:r>
      <w:r w:rsidR="008A3C37">
        <w:rPr>
          <w:rFonts w:ascii="Times New Roman" w:hAnsi="Times New Roman" w:cs="Times New Roman"/>
          <w:sz w:val="24"/>
          <w:szCs w:val="24"/>
        </w:rPr>
        <w:t xml:space="preserve">. MPAs have become </w:t>
      </w:r>
      <w:r w:rsidR="00165A59">
        <w:rPr>
          <w:rFonts w:ascii="Times New Roman" w:hAnsi="Times New Roman" w:cs="Times New Roman"/>
          <w:sz w:val="24"/>
          <w:szCs w:val="24"/>
        </w:rPr>
        <w:t>widespread</w:t>
      </w:r>
      <w:r w:rsidR="008A3C37">
        <w:rPr>
          <w:rFonts w:ascii="Times New Roman" w:hAnsi="Times New Roman" w:cs="Times New Roman"/>
          <w:sz w:val="24"/>
          <w:szCs w:val="24"/>
        </w:rPr>
        <w:t xml:space="preserve"> over the past several decades, but the super-sizing of MPAs </w:t>
      </w:r>
      <w:r w:rsidR="002323D7">
        <w:rPr>
          <w:rFonts w:ascii="Times New Roman" w:hAnsi="Times New Roman" w:cs="Times New Roman"/>
          <w:sz w:val="24"/>
          <w:szCs w:val="24"/>
        </w:rPr>
        <w:t>is a</w:t>
      </w:r>
      <w:r w:rsidR="00DD74FD">
        <w:rPr>
          <w:rFonts w:ascii="Times New Roman" w:hAnsi="Times New Roman" w:cs="Times New Roman"/>
          <w:sz w:val="24"/>
          <w:szCs w:val="24"/>
        </w:rPr>
        <w:t xml:space="preserve"> very</w:t>
      </w:r>
      <w:r w:rsidR="002323D7">
        <w:rPr>
          <w:rFonts w:ascii="Times New Roman" w:hAnsi="Times New Roman" w:cs="Times New Roman"/>
          <w:sz w:val="24"/>
          <w:szCs w:val="24"/>
        </w:rPr>
        <w:t xml:space="preserve"> recent occurrence</w:t>
      </w:r>
      <w:r w:rsidR="008A3C37">
        <w:rPr>
          <w:rFonts w:ascii="Times New Roman" w:hAnsi="Times New Roman" w:cs="Times New Roman"/>
          <w:sz w:val="24"/>
          <w:szCs w:val="24"/>
        </w:rPr>
        <w:t>;</w:t>
      </w:r>
      <w:r w:rsidR="008A3C37" w:rsidRPr="008A3C37">
        <w:rPr>
          <w:rFonts w:ascii="Times New Roman" w:hAnsi="Times New Roman" w:cs="Times New Roman"/>
          <w:sz w:val="24"/>
          <w:szCs w:val="24"/>
        </w:rPr>
        <w:t xml:space="preserve"> </w:t>
      </w:r>
      <w:r w:rsidR="008A3C37">
        <w:rPr>
          <w:rFonts w:ascii="Times New Roman" w:hAnsi="Times New Roman" w:cs="Times New Roman"/>
          <w:sz w:val="24"/>
          <w:szCs w:val="24"/>
        </w:rPr>
        <w:t>t</w:t>
      </w:r>
      <w:r w:rsidR="008A3C37" w:rsidRPr="00F8102A">
        <w:rPr>
          <w:rFonts w:ascii="Times New Roman" w:hAnsi="Times New Roman" w:cs="Times New Roman"/>
          <w:sz w:val="24"/>
          <w:szCs w:val="24"/>
        </w:rPr>
        <w:t>he mean size of new</w:t>
      </w:r>
      <w:r w:rsidR="008A3C37">
        <w:rPr>
          <w:rFonts w:ascii="Times New Roman" w:hAnsi="Times New Roman" w:cs="Times New Roman"/>
          <w:sz w:val="24"/>
          <w:szCs w:val="24"/>
        </w:rPr>
        <w:t xml:space="preserve"> </w:t>
      </w:r>
      <w:r w:rsidR="008A3C37" w:rsidRPr="00F8102A">
        <w:rPr>
          <w:rFonts w:ascii="Times New Roman" w:hAnsi="Times New Roman" w:cs="Times New Roman"/>
          <w:sz w:val="24"/>
          <w:szCs w:val="24"/>
        </w:rPr>
        <w:t xml:space="preserve">MPAs has increased tenfold </w:t>
      </w:r>
      <w:r w:rsidR="008A3C37">
        <w:rPr>
          <w:rFonts w:ascii="Times New Roman" w:hAnsi="Times New Roman" w:cs="Times New Roman"/>
          <w:sz w:val="24"/>
          <w:szCs w:val="24"/>
        </w:rPr>
        <w:t xml:space="preserve">in the last decade, </w:t>
      </w:r>
      <w:r w:rsidR="008A3C37" w:rsidRPr="00F8102A">
        <w:rPr>
          <w:rFonts w:ascii="Times New Roman" w:hAnsi="Times New Roman" w:cs="Times New Roman"/>
          <w:sz w:val="24"/>
          <w:szCs w:val="24"/>
        </w:rPr>
        <w:t xml:space="preserve">with the largest </w:t>
      </w:r>
      <w:r w:rsidR="00825E3D">
        <w:rPr>
          <w:rFonts w:ascii="Times New Roman" w:hAnsi="Times New Roman" w:cs="Times New Roman"/>
          <w:sz w:val="24"/>
          <w:szCs w:val="24"/>
        </w:rPr>
        <w:t>reserves</w:t>
      </w:r>
      <w:r w:rsidR="008A3C37" w:rsidRPr="00F8102A">
        <w:rPr>
          <w:rFonts w:ascii="Times New Roman" w:hAnsi="Times New Roman" w:cs="Times New Roman"/>
          <w:sz w:val="24"/>
          <w:szCs w:val="24"/>
        </w:rPr>
        <w:t xml:space="preserve"> </w:t>
      </w:r>
      <w:r w:rsidR="008A3C37">
        <w:rPr>
          <w:rFonts w:ascii="Times New Roman" w:hAnsi="Times New Roman" w:cs="Times New Roman"/>
          <w:sz w:val="24"/>
          <w:szCs w:val="24"/>
        </w:rPr>
        <w:t xml:space="preserve">now </w:t>
      </w:r>
      <w:r w:rsidR="008A3C37" w:rsidRPr="00F8102A">
        <w:rPr>
          <w:rFonts w:ascii="Times New Roman" w:hAnsi="Times New Roman" w:cs="Times New Roman"/>
          <w:sz w:val="24"/>
          <w:szCs w:val="24"/>
        </w:rPr>
        <w:t>topping one million km</w:t>
      </w:r>
      <w:r w:rsidR="008A3C37" w:rsidRPr="00F8102A">
        <w:rPr>
          <w:rFonts w:ascii="Times New Roman" w:hAnsi="Times New Roman" w:cs="Times New Roman"/>
          <w:sz w:val="24"/>
          <w:szCs w:val="24"/>
          <w:vertAlign w:val="superscript"/>
        </w:rPr>
        <w:t>2</w:t>
      </w:r>
      <w:r w:rsidR="008A3C37">
        <w:rPr>
          <w:rFonts w:ascii="Times New Roman" w:hAnsi="Times New Roman" w:cs="Times New Roman"/>
          <w:sz w:val="24"/>
          <w:szCs w:val="24"/>
        </w:rPr>
        <w:t xml:space="preserve"> </w:t>
      </w:r>
      <w:r w:rsidR="008A3C37">
        <w:rPr>
          <w:rFonts w:ascii="Times New Roman" w:hAnsi="Times New Roman" w:cs="Times New Roman"/>
          <w:sz w:val="24"/>
          <w:szCs w:val="24"/>
        </w:rPr>
        <w:fldChar w:fldCharType="begin"/>
      </w:r>
      <w:r w:rsidR="008A3C37">
        <w:rPr>
          <w:rFonts w:ascii="Times New Roman" w:hAnsi="Times New Roman" w:cs="Times New Roman"/>
          <w:sz w:val="24"/>
          <w:szCs w:val="24"/>
        </w:rPr>
        <w:instrText xml:space="preserve"> ADDIN ZOTERO_ITEM CSL_CITATION {"citationID":"MX1ClEYk","properties":{"formattedCitation":"(McCauley et al. 2015)","plainCitation":"(McCauley et al. 2015)","noteIndex":0},"citationItems":[{"id":273,"uris":["http://zotero.org/users/local/M0YML2ec/items/JPGUS6CK"],"uri":["http://zotero.org/users/local/M0YML2ec/items/JPGUS6CK"],"itemData":{"id":273,"type":"article-journal","title":"Marine defaunation: Animal loss in the global ocean","container-title":"Science","page":"1255641","volume":"347","issue":"6219","source":"www.sciencemag.org","abstract":"Marine defaunation, or human-caused animal loss in the oceans, emerged forcefully only hundreds of years ago, whereas terrestrial defaunation has been occurring far longer. Though humans have caused few global marine extinctions, we have profoundly affected marine wildlife, altering the functioning and provisioning of services in every ocean. Current ocean trends, coupled with terrestrial defaunation lessons, suggest that marine defaunation rates will rapidly intensify as human use of the oceans industrializes. Though protected areas are a powerful tool to harness ocean productivity, especially when designed with future climate in mind, additional management strategies will be required. Overall, habitat degradation is likely to intensify as a major driver of marine wildlife loss. Proactive intervention can avert a marine defaunation disaster of the magnitude observed on land.\nBACKGROUND Comparing patterns of terrestrial and marine defaunation helps to place human impacts on marine fauna in context and to navigate toward recovery. Defauna­tion began in earnest tens of thousands of years later in the oceans than it did on land. Although defaunation has been less severe in the oceans than on land, our effects on marine animals are increasing in pace and impact. Humans have caused few complete extinctions in the sea, but we are responsible for many ecological, commercial, and local extinctions. Despite our late start, humans have already powerfully changed virtually all major marine ecosystems.\nADVANCES Humans have profoundly decreased the abundance of both large (e.g., whales) and small (e.g., anchovies) marine fauna. Such declines can generate waves of ecological change that travel both up and down ma­rine food webs and can alter ocean ecosystem functioning. Human harvesters have also been a major force of evolutionary change in the oceans and have reshaped the genetic structure of marine animal populations. Climate change threatens to accelerate marine defaunation over the next century. The high mobility of many marine animals offers some increased, though limited, capacity for marine species to respond to climate stress, but it also exposes many species to increased risk from other stressors. Because humans are intensely reliant on ocean ecosystems for food and other ecosystem services, we are deeply affected by all of these forecasted changes. Three lessons emerge when comparing the marine and terrestrial defaunation experiences: (i) today’s low rates of marine extinction may be the prelude to a major extinction pulse, similar to that observed on land during the industrial revolution, as the footprint of human ocean use widens; (ii) effectively slowing ocean defaunation requires both protected areas and careful management of the intervening ocean matrix; and (iii) the terrestrial experience and current trends in ocean use suggest that habitat destruction is likely to become an increasingly dominant threat to ocean wildlife over the next 150 years.\nOUTLOOK Wildlife populations in the oceans have been badly damaged by human activity. Nevertheless, marine fauna generally are in better condition than terrestrial fauna: Fewer marine animal extinctions have occurred; many geographic ranges have shrunk less; and numerous ocean ecosystems remain more wild than terrestrial ecosystems. Consequently, meaningful rehabilitation of affected marine animal populations remains within the reach of managers. Human dependency on marine wildlife and the linked fate of marine and terrestrial fauna necessitate that we act quickly to slow the advance of marine defaunation. View larger version: In this page In a new window Download PowerPoint Slide for Teaching Timeline (log scale) of marine and terrestrial defaunation. The marine defaunation experience is much less advanced, even though humans have been harvesting ocean wildlife for thousands of years. The recent industrialization of this harvest, however, initiated an era of intense marine wildlife declines. If left unmanaged, we predict that marine habitat alteration, along with climate change (colored bar: IPCC warming), will exacerbate marine defaunation.\nMarine animals are disappearing, too\nThe loss of animal species in terrestrial environments has been well documented and is continuing. Loss of species in marine environments has been slower than in terrestrial systems, but appears to be increasing rapidly. McCauley et al. review the recent patterns of species decline and loss in marine environments. Though they note many worrying declines, they also highlight approaches that might allow us to prevent the type of massive defaunation that has occurred on land.\nScience, this issue 10.1126/science.1255641","DOI":"10.1126/science.1255641","ISSN":"0036-8075, 1095-9203","note":"PMID: 25593191","shortTitle":"Marine defaunation","journalAbbreviation":"Science","language":"en","author":[{"family":"McCauley","given":"Douglas J."},{"family":"Pinsky","given":"Malin L."},{"family":"Palumbi","given":"Stephen R."},{"family":"Estes","given":"James A."},{"family":"Joyce","given":"Francis H."},{"family":"Warner","given":"Robert R."}],"issued":{"date-parts":[["2015",1,16]]}}}],"schema":"https://github.com/citation-style-language/schema/raw/master/csl-citation.json"} </w:instrText>
      </w:r>
      <w:r w:rsidR="008A3C37">
        <w:rPr>
          <w:rFonts w:ascii="Times New Roman" w:hAnsi="Times New Roman" w:cs="Times New Roman"/>
          <w:sz w:val="24"/>
          <w:szCs w:val="24"/>
        </w:rPr>
        <w:fldChar w:fldCharType="separate"/>
      </w:r>
      <w:r w:rsidR="008A3C37">
        <w:rPr>
          <w:rFonts w:ascii="Times New Roman" w:hAnsi="Times New Roman" w:cs="Times New Roman"/>
          <w:noProof/>
          <w:sz w:val="24"/>
          <w:szCs w:val="24"/>
        </w:rPr>
        <w:t>(McCauley et al. 2015)</w:t>
      </w:r>
      <w:r w:rsidR="008A3C37">
        <w:rPr>
          <w:rFonts w:ascii="Times New Roman" w:hAnsi="Times New Roman" w:cs="Times New Roman"/>
          <w:sz w:val="24"/>
          <w:szCs w:val="24"/>
        </w:rPr>
        <w:fldChar w:fldCharType="end"/>
      </w:r>
      <w:r w:rsidR="008A3C37" w:rsidRPr="00F8102A">
        <w:rPr>
          <w:rFonts w:ascii="Times New Roman" w:hAnsi="Times New Roman" w:cs="Times New Roman"/>
          <w:sz w:val="24"/>
          <w:szCs w:val="24"/>
        </w:rPr>
        <w:t>.</w:t>
      </w:r>
      <w:r w:rsidR="008A3C37">
        <w:rPr>
          <w:rFonts w:ascii="Times New Roman" w:hAnsi="Times New Roman" w:cs="Times New Roman"/>
          <w:sz w:val="24"/>
          <w:szCs w:val="24"/>
        </w:rPr>
        <w:t xml:space="preserve"> </w:t>
      </w:r>
    </w:p>
    <w:p w14:paraId="5647C793" w14:textId="17F691C2" w:rsidR="00C229F6" w:rsidRDefault="008A3C37" w:rsidP="00DD74F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Many </w:t>
      </w:r>
      <w:r w:rsidR="00F02DC5">
        <w:rPr>
          <w:rFonts w:ascii="Times New Roman" w:hAnsi="Times New Roman" w:cs="Times New Roman"/>
          <w:sz w:val="24"/>
          <w:szCs w:val="24"/>
        </w:rPr>
        <w:t>conservationists</w:t>
      </w:r>
      <w:r>
        <w:rPr>
          <w:rFonts w:ascii="Times New Roman" w:hAnsi="Times New Roman" w:cs="Times New Roman"/>
          <w:sz w:val="24"/>
          <w:szCs w:val="24"/>
        </w:rPr>
        <w:t xml:space="preserve"> </w:t>
      </w:r>
      <w:r w:rsidR="003318D5">
        <w:rPr>
          <w:rFonts w:ascii="Times New Roman" w:hAnsi="Times New Roman" w:cs="Times New Roman"/>
          <w:sz w:val="24"/>
          <w:szCs w:val="24"/>
        </w:rPr>
        <w:t xml:space="preserve">and researchers </w:t>
      </w:r>
      <w:r>
        <w:rPr>
          <w:rFonts w:ascii="Times New Roman" w:hAnsi="Times New Roman" w:cs="Times New Roman"/>
          <w:sz w:val="24"/>
          <w:szCs w:val="24"/>
        </w:rPr>
        <w:t xml:space="preserve">have hailed this as </w:t>
      </w:r>
      <w:r w:rsidR="00165A59">
        <w:rPr>
          <w:rFonts w:ascii="Times New Roman" w:hAnsi="Times New Roman" w:cs="Times New Roman"/>
          <w:sz w:val="24"/>
          <w:szCs w:val="24"/>
        </w:rPr>
        <w:t>meaningful step towards global protection targets</w:t>
      </w:r>
      <w:r w:rsidR="0066748F">
        <w:rPr>
          <w:rFonts w:ascii="Times New Roman" w:hAnsi="Times New Roman" w:cs="Times New Roman"/>
          <w:sz w:val="24"/>
          <w:szCs w:val="24"/>
        </w:rPr>
        <w:t xml:space="preserve"> (e.g. Aichi Target 11, </w:t>
      </w:r>
      <w:r w:rsidR="0066748F">
        <w:rPr>
          <w:rFonts w:ascii="Times New Roman" w:hAnsi="Times New Roman" w:cs="Times New Roman"/>
          <w:sz w:val="24"/>
          <w:szCs w:val="24"/>
        </w:rPr>
        <w:fldChar w:fldCharType="begin"/>
      </w:r>
      <w:r w:rsidR="0066748F">
        <w:rPr>
          <w:rFonts w:ascii="Times New Roman" w:hAnsi="Times New Roman" w:cs="Times New Roman"/>
          <w:sz w:val="24"/>
          <w:szCs w:val="24"/>
        </w:rPr>
        <w:instrText xml:space="preserve"> ADDIN ZOTERO_ITEM CSL_CITATION {"citationID":"KHStpVES","properties":{"formattedCitation":"(Boonzaier &amp; Pauly 2016)","plainCitation":"(Boonzaier &amp; Pauly 2016)","noteIndex":0},"citationItems":[{"id":2394,"uris":["http://zotero.org/users/local/M0YML2ec/items/UXW4CKCJ"],"uri":["http://zotero.org/users/local/M0YML2ec/items/UXW4CKCJ"],"itemData":{"id":2394,"type":"article-journal","title":"Marine protection targets: an updated assessment of global progress","container-title":"Oryx","page":"27-35","volume":"50","issue":"1","source":"Cambridge Core","abstract":"Despite the considerable expansion in the number and extent of marine protected areas during the past century, coverage remains limited amid concerns that many marine protected areas are failing to meet their objectives. New estimates of global marine protected area, based on the database maintained by Sea Around Us, revealed a degree of progress towards protecting at least 10% of the global ocean by 2020. It is estimated that &gt; 6,000 marine protected areas, covering c. 3.27% (12 million km2) of the oceans, had been designated by the end of 2013. However, protection is generally weak, with c. one-sixth (1.9 million km2) of the combined area designated as no-take areas (i.e. fishing and other extractive activities are prohibited). Additional large tracts of ocean will need to be protected to reach the 10% target, and we investigate hypothetical scenarios for such expansion. Such scenarios offer a one-dimensional measure of progress as they do not address aspects of other global targets, such as Aichi Target 11, which will help to ensure that marine protected areas meet their objectives and achieve conservation outcomes.","DOI":"10.1017/S0030605315000848","ISSN":"0030-6053, 1365-3008","shortTitle":"Marine protection targets","language":"en","author":[{"family":"Boonzaier","given":"Lisa"},{"family":"Pauly","given":"Daniel"}],"issued":{"date-parts":[["2016",1]]}}}],"schema":"https://github.com/citation-style-language/schema/raw/master/csl-citation.json"} </w:instrText>
      </w:r>
      <w:r w:rsidR="0066748F">
        <w:rPr>
          <w:rFonts w:ascii="Times New Roman" w:hAnsi="Times New Roman" w:cs="Times New Roman"/>
          <w:sz w:val="24"/>
          <w:szCs w:val="24"/>
        </w:rPr>
        <w:fldChar w:fldCharType="separate"/>
      </w:r>
      <w:r w:rsidR="0066748F">
        <w:rPr>
          <w:rFonts w:ascii="Times New Roman" w:hAnsi="Times New Roman" w:cs="Times New Roman"/>
          <w:noProof/>
          <w:sz w:val="24"/>
          <w:szCs w:val="24"/>
        </w:rPr>
        <w:t>Boonzaier &amp; Pauly 2016)</w:t>
      </w:r>
      <w:r w:rsidR="0066748F">
        <w:rPr>
          <w:rFonts w:ascii="Times New Roman" w:hAnsi="Times New Roman" w:cs="Times New Roman"/>
          <w:sz w:val="24"/>
          <w:szCs w:val="24"/>
        </w:rPr>
        <w:fldChar w:fldCharType="end"/>
      </w:r>
      <w:r w:rsidR="0066748F">
        <w:rPr>
          <w:rFonts w:ascii="Times New Roman" w:hAnsi="Times New Roman" w:cs="Times New Roman"/>
          <w:sz w:val="24"/>
          <w:szCs w:val="24"/>
        </w:rPr>
        <w:t xml:space="preserve">. </w:t>
      </w:r>
      <w:r w:rsidR="005E1FAF">
        <w:rPr>
          <w:rFonts w:ascii="Times New Roman" w:hAnsi="Times New Roman" w:cs="Times New Roman"/>
          <w:sz w:val="24"/>
          <w:szCs w:val="24"/>
        </w:rPr>
        <w:t>It has been argued</w:t>
      </w:r>
      <w:r w:rsidR="00C229F6">
        <w:rPr>
          <w:rFonts w:ascii="Times New Roman" w:hAnsi="Times New Roman" w:cs="Times New Roman"/>
          <w:sz w:val="24"/>
          <w:szCs w:val="24"/>
        </w:rPr>
        <w:t xml:space="preserve"> that</w:t>
      </w:r>
      <w:r w:rsidR="008232D2">
        <w:rPr>
          <w:rFonts w:ascii="Times New Roman" w:hAnsi="Times New Roman" w:cs="Times New Roman"/>
          <w:sz w:val="24"/>
          <w:szCs w:val="24"/>
        </w:rPr>
        <w:t xml:space="preserve"> large MPAs</w:t>
      </w:r>
      <w:r w:rsidR="00DD74FD">
        <w:rPr>
          <w:rFonts w:ascii="Times New Roman" w:hAnsi="Times New Roman" w:cs="Times New Roman"/>
          <w:sz w:val="24"/>
          <w:szCs w:val="24"/>
        </w:rPr>
        <w:t xml:space="preserve"> are necessary to</w:t>
      </w:r>
      <w:r w:rsidR="008232D2">
        <w:rPr>
          <w:rFonts w:ascii="Times New Roman" w:hAnsi="Times New Roman" w:cs="Times New Roman"/>
          <w:sz w:val="24"/>
          <w:szCs w:val="24"/>
        </w:rPr>
        <w:t xml:space="preserve"> protect entire marine ecosystems, which may benefit highly mobile species in ways that smaller MPAs cannot match </w:t>
      </w:r>
      <w:r w:rsidR="008232D2">
        <w:rPr>
          <w:rFonts w:ascii="Times New Roman" w:hAnsi="Times New Roman" w:cs="Times New Roman"/>
          <w:sz w:val="24"/>
          <w:szCs w:val="24"/>
        </w:rPr>
        <w:fldChar w:fldCharType="begin"/>
      </w:r>
      <w:r w:rsidR="008232D2">
        <w:rPr>
          <w:rFonts w:ascii="Times New Roman" w:hAnsi="Times New Roman" w:cs="Times New Roman"/>
          <w:sz w:val="24"/>
          <w:szCs w:val="24"/>
        </w:rPr>
        <w:instrText xml:space="preserve"> ADDIN ZOTERO_ITEM CSL_CITATION {"citationID":"nU3G9SQH","properties":{"formattedCitation":"(White et al. 2017; O\\uc0\\u8217{}Leary et al. 2018)","plainCitation":"(White et al. 2017; O’Leary et al. 2018)","noteIndex":0},"citationItems":[{"id":1593,"uris":["http://zotero.org/users/local/M0YML2ec/items/89EU3BH4"],"uri":["http://zotero.org/users/local/M0YML2ec/items/89EU3BH4"],"itemData":{"id":1593,"type":"article-journal","title":"Assessing the effectiveness of a large marine protected area for reef shark conservation","container-title":"Biological Conservation","page":"64-71","volume":"207","source":"ScienceDirect","abstract":"Large marine protected areas (MPAs) have recently been established throughout the world at an unprecedented pace, yet the value of these reserves for mobile species conservation remains unclear. Reef shark populations continue to decline even within some of the largest MPAs, fueling unresolved debates over the ability of protected areas to aid mobile species that transit beyond MPA boundaries. We assessed the capacity of a large MPA to conserve grey reef sharks - a Near Threatened species with a widespread distribution and poorly understood offshore movement patterns - using a combination of conventional tags, satellite tags, and an emerging vessel tracking technology. We found that the 54,000 km2 U.S. Palmyra Atoll National Wildlife Refuge in the central Pacific Ocean provides substantial protection for grey reef sharks, as two-thirds of satellite-tracked sharks remained within MPA boundaries for the entire study duration. Additionally, our analysis of &amp;gt; 0.5 million satellite detections of commercial fishing vessels identified virtually no fishing effort within the refuge and significant effort beyond the MPA perimeter, suggesting that large MPAs can effectively benefit reef sharks and other mobile species if properly enforced. However, our results also highlight limitations of place-based conservation as some of these reef-associated sharks moved surprising distances into pelagic waters (up to 926 km from Palmyra Atoll, 810 km beyond MPA boundaries). Small-scale fishermen operating beyond MPA boundaries (up to 366 km from Palmyra) captured 2% of sharks that were initially tagged at Palmyra, indicating that large MPAs provide substantial, though incomplete, protection for reef sharks.","DOI":"10.1016/j.biocon.2017.01.009","ISSN":"0006-3207","journalAbbreviation":"Biological Conservation","author":[{"family":"White","given":"Timothy D."},{"family":"Carlisle","given":"Aaron B."},{"family":"Kroodsma","given":"David A."},{"family":"Block","given":"Barbara A."},{"family":"Casagrandi","given":"Renato"},{"family":"De Leo","given":"Giulio A."},{"family":"Gatto","given":"Marino"},{"family":"Micheli","given":"Fiorenza"},{"family":"McCauley","given":"Douglas J."}],"issued":{"date-parts":[["2017",3]]}}},{"id":2353,"uris":["http://zotero.org/users/local/M0YML2ec/items/DMNVCKHD"],"uri":["http://zotero.org/users/local/M0YML2ec/items/DMNVCKHD"],"itemData":{"id":2353,"type":"article-journal","title":"Addressing Criticisms of Large-Scale Marine Protected Areas","container-title":"BioScience","page":"359-370","volume":"68","issue":"5","source":"academic.oup.com","abstract":"Abstract.  Designated large-scale marine protected areas (LSMPAs, 100,000 or more square kilometers) constitute over two-thirds of the approximately 6.6% of the","DOI":"10.1093/biosci/biy021","ISSN":"0006-3568","journalAbbreviation":"BioScience","language":"en","author":[{"family":"O’Leary","given":"Bethan C."},{"family":"Ban","given":"Natalie C."},{"family":"Fernandez","given":"Miriam"},{"family":"Friedlander","given":"Alan M."},{"family":"García-Borboroglu","given":"Pablo"},{"family":"Golbuu","given":"Yimnang"},{"family":"Guidetti","given":"Paolo"},{"family":"Harris","given":"Jean M."},{"family":"Hawkins","given":"Julie P."},{"family":"Langlois","given":"Tim"},{"family":"McCauley","given":"Douglas J."},{"family":"Pikitch","given":"Ellen K."},{"family":"Richmond","given":"Robert H."},{"family":"Roberts","given":"Callum M."}],"issued":{"date-parts":[["2018",5,1]]}}}],"schema":"https://github.com/citation-style-language/schema/raw/master/csl-citation.json"} </w:instrText>
      </w:r>
      <w:r w:rsidR="008232D2">
        <w:rPr>
          <w:rFonts w:ascii="Times New Roman" w:hAnsi="Times New Roman" w:cs="Times New Roman"/>
          <w:sz w:val="24"/>
          <w:szCs w:val="24"/>
        </w:rPr>
        <w:fldChar w:fldCharType="separate"/>
      </w:r>
      <w:r w:rsidR="008232D2" w:rsidRPr="008232D2">
        <w:rPr>
          <w:rFonts w:ascii="Times New Roman" w:hAnsi="Times New Roman" w:cs="Times New Roman"/>
          <w:sz w:val="24"/>
        </w:rPr>
        <w:t>(White et al. 2017; O’Leary et al. 2018)</w:t>
      </w:r>
      <w:r w:rsidR="008232D2">
        <w:rPr>
          <w:rFonts w:ascii="Times New Roman" w:hAnsi="Times New Roman" w:cs="Times New Roman"/>
          <w:sz w:val="24"/>
          <w:szCs w:val="24"/>
        </w:rPr>
        <w:fldChar w:fldCharType="end"/>
      </w:r>
      <w:r w:rsidR="005E1FAF">
        <w:rPr>
          <w:rFonts w:ascii="Times New Roman" w:hAnsi="Times New Roman" w:cs="Times New Roman"/>
          <w:sz w:val="24"/>
          <w:szCs w:val="24"/>
        </w:rPr>
        <w:t>.</w:t>
      </w:r>
      <w:r w:rsidR="004052E6">
        <w:rPr>
          <w:rFonts w:ascii="Times New Roman" w:hAnsi="Times New Roman" w:cs="Times New Roman"/>
          <w:sz w:val="24"/>
          <w:szCs w:val="24"/>
        </w:rPr>
        <w:t xml:space="preserve"> </w:t>
      </w:r>
      <w:r w:rsidR="00AF72CF">
        <w:rPr>
          <w:rFonts w:ascii="Times New Roman" w:hAnsi="Times New Roman" w:cs="Times New Roman"/>
          <w:sz w:val="24"/>
          <w:szCs w:val="24"/>
        </w:rPr>
        <w:t xml:space="preserve">Large MPAs are often placed at some of the most remote, pristine ecosystems on the planet, </w:t>
      </w:r>
      <w:r w:rsidR="00F64300">
        <w:rPr>
          <w:rFonts w:ascii="Times New Roman" w:hAnsi="Times New Roman" w:cs="Times New Roman"/>
          <w:sz w:val="24"/>
          <w:szCs w:val="24"/>
        </w:rPr>
        <w:t>thus preserving</w:t>
      </w:r>
      <w:r w:rsidR="00AF72CF">
        <w:rPr>
          <w:rFonts w:ascii="Times New Roman" w:hAnsi="Times New Roman" w:cs="Times New Roman"/>
          <w:sz w:val="24"/>
          <w:szCs w:val="24"/>
        </w:rPr>
        <w:t xml:space="preserve"> valuable reference sites for comparison with more degraded regions</w:t>
      </w:r>
      <w:r w:rsidR="002F2986">
        <w:rPr>
          <w:rFonts w:ascii="Times New Roman" w:hAnsi="Times New Roman" w:cs="Times New Roman"/>
          <w:sz w:val="24"/>
          <w:szCs w:val="24"/>
        </w:rPr>
        <w:t xml:space="preserve"> </w:t>
      </w:r>
      <w:r w:rsidR="00AF72CF">
        <w:rPr>
          <w:rFonts w:ascii="Times New Roman" w:hAnsi="Times New Roman" w:cs="Times New Roman"/>
          <w:sz w:val="24"/>
          <w:szCs w:val="24"/>
        </w:rPr>
        <w:fldChar w:fldCharType="begin"/>
      </w:r>
      <w:r w:rsidR="002F2986">
        <w:rPr>
          <w:rFonts w:ascii="Times New Roman" w:hAnsi="Times New Roman" w:cs="Times New Roman"/>
          <w:sz w:val="24"/>
          <w:szCs w:val="24"/>
        </w:rPr>
        <w:instrText xml:space="preserve"> ADDIN ZOTERO_ITEM CSL_CITATION {"citationID":"XKdCr8zy","properties":{"formattedCitation":"(Friedlander et al. 2014)","plainCitation":"(Friedlander et al. 2014)","noteIndex":0},"citationItems":[{"id":821,"uris":["http://zotero.org/users/local/M0YML2ec/items/MV2HNJAC"],"uri":["http://zotero.org/users/local/M0YML2ec/items/MV2HNJAC"],"itemData":{"id":821,"type":"article-journal","title":"The Real Bounty: Marine Biodiversity in the Pitcairn Islands","container-title":"PLoS ONE","page":"e100142","volume":"9","issue":"6","source":"PLoS Journals","abstract":"In 2012 we conducted an integrated ecological assessment of the marine environment of the Pitcairn Islands, which are four of the most remote islands in the world. The islands and atolls (Ducie, Henderson, Oeno, and Pitcairn) are situated in the central South Pacific, halfway between New Zealand and South America. We surveyed algae, corals, mobile invertebrates, and fishes at 97 sites between 5 and 30 m depth, and found 51 new records for algae, 23 for corals, and 15 for fishes. The structure of the ecological communities was correlated with age, isolation, and geomorphology of the four islands. Coral and algal assemblages were significantly different among islands with Ducie having the highest coral cover (56%) and Pitcairn dominated by erect macroalgae (42%). Fish biomass was dominated by top predators at Ducie (62% of total fish biomass) and at Henderson (35%). Herbivorous fishes dominated at Pitcairn, while Oeno showed a balanced fish trophic structure. We found high levels of regional endemism in the fish assemblages across the islands (45%), with the highest level observed at Ducie (56% by number). We conducted the first surveys of the deep habitats around the Pitcairn Islands using drop-cameras at 21 sites from depths of 78 to 1,585 m. We observed 57 fish species from the drop-cams, including rare species such as the false catshark (Pseudotriakis microdon) and several new undescribed species. In addition, we made observations of typically shallow reef sharks and other reef fishes at depths down to 300 m. Our findings highlight the uniqueness and high biodiversity value of the Pitcairn Islands as one of the least impacted in the Pacific, and suggest the need for immediate protection.","DOI":"10.1371/journal.pone.0100142","shortTitle":"The Real Bounty","journalAbbreviation":"PLoS ONE","author":[{"family":"Friedlander","given":"Alan M."},{"family":"Caselle","given":"Jennifer E."},{"family":"Ballesteros","given":"Enric"},{"family":"Brown","given":"Eric K."},{"family":"Turchik","given":"Alan"},{"family":"Sala","given":"Enric"}],"issued":{"date-parts":[["2014",6,25]]}}}],"schema":"https://github.com/citation-style-language/schema/raw/master/csl-citation.json"} </w:instrText>
      </w:r>
      <w:r w:rsidR="00AF72CF">
        <w:rPr>
          <w:rFonts w:ascii="Times New Roman" w:hAnsi="Times New Roman" w:cs="Times New Roman"/>
          <w:sz w:val="24"/>
          <w:szCs w:val="24"/>
        </w:rPr>
        <w:fldChar w:fldCharType="separate"/>
      </w:r>
      <w:r w:rsidR="002F2986">
        <w:rPr>
          <w:rFonts w:ascii="Times New Roman" w:hAnsi="Times New Roman" w:cs="Times New Roman"/>
          <w:noProof/>
          <w:sz w:val="24"/>
          <w:szCs w:val="24"/>
        </w:rPr>
        <w:t>(Friedlander et al. 2014)</w:t>
      </w:r>
      <w:r w:rsidR="00AF72CF">
        <w:rPr>
          <w:rFonts w:ascii="Times New Roman" w:hAnsi="Times New Roman" w:cs="Times New Roman"/>
          <w:sz w:val="24"/>
          <w:szCs w:val="24"/>
        </w:rPr>
        <w:fldChar w:fldCharType="end"/>
      </w:r>
      <w:r w:rsidR="00AF72CF">
        <w:rPr>
          <w:rFonts w:ascii="Times New Roman" w:hAnsi="Times New Roman" w:cs="Times New Roman"/>
          <w:sz w:val="24"/>
          <w:szCs w:val="24"/>
        </w:rPr>
        <w:t xml:space="preserve">. </w:t>
      </w:r>
      <w:r w:rsidR="002F2986">
        <w:rPr>
          <w:rFonts w:ascii="Times New Roman" w:hAnsi="Times New Roman" w:cs="Times New Roman"/>
          <w:sz w:val="24"/>
          <w:szCs w:val="24"/>
        </w:rPr>
        <w:t>Th</w:t>
      </w:r>
      <w:r w:rsidR="00DD74FD">
        <w:rPr>
          <w:rFonts w:ascii="Times New Roman" w:hAnsi="Times New Roman" w:cs="Times New Roman"/>
          <w:sz w:val="24"/>
          <w:szCs w:val="24"/>
        </w:rPr>
        <w:t>e</w:t>
      </w:r>
      <w:r w:rsidR="002F2986">
        <w:rPr>
          <w:rFonts w:ascii="Times New Roman" w:hAnsi="Times New Roman" w:cs="Times New Roman"/>
          <w:sz w:val="24"/>
          <w:szCs w:val="24"/>
        </w:rPr>
        <w:t xml:space="preserve"> lar</w:t>
      </w:r>
      <w:r w:rsidR="004052E6">
        <w:rPr>
          <w:rFonts w:ascii="Times New Roman" w:hAnsi="Times New Roman" w:cs="Times New Roman"/>
          <w:sz w:val="24"/>
          <w:szCs w:val="24"/>
        </w:rPr>
        <w:t>ge size</w:t>
      </w:r>
      <w:r w:rsidR="002F2986">
        <w:rPr>
          <w:rFonts w:ascii="Times New Roman" w:hAnsi="Times New Roman" w:cs="Times New Roman"/>
          <w:sz w:val="24"/>
          <w:szCs w:val="24"/>
        </w:rPr>
        <w:t xml:space="preserve"> of recent MPAs</w:t>
      </w:r>
      <w:r w:rsidR="004052E6">
        <w:rPr>
          <w:rFonts w:ascii="Times New Roman" w:hAnsi="Times New Roman" w:cs="Times New Roman"/>
          <w:sz w:val="24"/>
          <w:szCs w:val="24"/>
        </w:rPr>
        <w:t xml:space="preserve"> is also thought to </w:t>
      </w:r>
      <w:r w:rsidR="002F2986">
        <w:rPr>
          <w:rFonts w:ascii="Times New Roman" w:hAnsi="Times New Roman" w:cs="Times New Roman"/>
          <w:sz w:val="24"/>
          <w:szCs w:val="24"/>
        </w:rPr>
        <w:t>bolster their ability to protect</w:t>
      </w:r>
      <w:r w:rsidR="00AF72CF">
        <w:rPr>
          <w:rFonts w:ascii="Times New Roman" w:hAnsi="Times New Roman" w:cs="Times New Roman"/>
          <w:sz w:val="24"/>
          <w:szCs w:val="24"/>
        </w:rPr>
        <w:t xml:space="preserve"> </w:t>
      </w:r>
      <w:r w:rsidR="00DD74FD">
        <w:rPr>
          <w:rFonts w:ascii="Times New Roman" w:hAnsi="Times New Roman" w:cs="Times New Roman"/>
          <w:sz w:val="24"/>
          <w:szCs w:val="24"/>
        </w:rPr>
        <w:t>the intended</w:t>
      </w:r>
      <w:r w:rsidR="00AF72CF">
        <w:rPr>
          <w:rFonts w:ascii="Times New Roman" w:hAnsi="Times New Roman" w:cs="Times New Roman"/>
          <w:sz w:val="24"/>
          <w:szCs w:val="24"/>
        </w:rPr>
        <w:t xml:space="preserve"> species as climate change</w:t>
      </w:r>
      <w:r w:rsidR="00DD74FD">
        <w:rPr>
          <w:rFonts w:ascii="Times New Roman" w:hAnsi="Times New Roman" w:cs="Times New Roman"/>
          <w:sz w:val="24"/>
          <w:szCs w:val="24"/>
        </w:rPr>
        <w:t xml:space="preserve"> shifts species distributions</w:t>
      </w:r>
      <w:r w:rsidR="00AF72CF">
        <w:rPr>
          <w:rFonts w:ascii="Times New Roman" w:hAnsi="Times New Roman" w:cs="Times New Roman"/>
          <w:sz w:val="24"/>
          <w:szCs w:val="24"/>
        </w:rPr>
        <w:t xml:space="preserve"> </w:t>
      </w:r>
      <w:r w:rsidR="00AF72CF">
        <w:rPr>
          <w:rFonts w:ascii="Times New Roman" w:hAnsi="Times New Roman" w:cs="Times New Roman"/>
          <w:sz w:val="24"/>
          <w:szCs w:val="24"/>
        </w:rPr>
        <w:fldChar w:fldCharType="begin"/>
      </w:r>
      <w:r w:rsidR="00AF72CF">
        <w:rPr>
          <w:rFonts w:ascii="Times New Roman" w:hAnsi="Times New Roman" w:cs="Times New Roman"/>
          <w:sz w:val="24"/>
          <w:szCs w:val="24"/>
        </w:rPr>
        <w:instrText xml:space="preserve"> ADDIN ZOTERO_ITEM CSL_CITATION {"citationID":"3jFkaUkn","properties":{"formattedCitation":"(Davies et al. 2017; Roberts et al. 2017)","plainCitation":"(Davies et al. 2017; Roberts et al. 2017)","noteIndex":0},"citationItems":[{"id":1943,"uris":["http://zotero.org/users/local/M0YML2ec/items/XXZ9F2N4"],"uri":["http://zotero.org/users/local/M0YML2ec/items/XXZ9F2N4"],"itemData":{"id":1943,"type":"article-journal","title":"Large marine protected areas represent biodiversity now and under climate change","container-title":"Scientific Reports","page":"9569","volume":"7","issue":"1","source":"www.nature.com","abstract":"Large marine protected areas (&gt;30,000 km2) have a high profile in marine conservation, yet their contribution to conservation is contested. Assessing the overlap of large marine protected areas with 14,172 species, we found large marine protected areas cover 4.4% of the ocean and at least some portion of the range of 83.3% of the species assessed. Of all species within large marine protected areas, 26.9% had at least 10% of their range represented, and this was projected to increase to 40.1% in 2100. Cumulative impacts were significantly higher within large marine protected areas than outside, refuting the critique that they only occur in pristine areas. We recommend future large marine protected areas be sited based on systematic conservation planning practices where possible and include areas beyond national jurisdiction, and provide five key recommendations to improve the long-term representation of all species to meet critical global policy goals (e.g., Convention on Biological Diversity’s Aichi Targets).","DOI":"10.1038/s41598-017-08758-5","ISSN":"2045-2322","language":"En","author":[{"family":"Davies","given":"T. E."},{"family":"Maxwell","given":"S. M."},{"family":"Kaschner","given":"K."},{"family":"Garilao","given":"C."},{"family":"Ban","given":"N. C."}],"issued":{"date-parts":[["2017",8,29]]}}},{"id":2418,"uris":["http://zotero.org/users/local/M0YML2ec/items/DFB6WEM7"],"uri":["http://zotero.org/users/local/M0YML2ec/items/DFB6WEM7"],"itemData":{"id":2418,"type":"article-journal","title":"Marine reserves can mitigate and promote adaptation to climate change","container-title":"Proceedings of the National Academy of Sciences","page":"6167-6175","volume":"114","issue":"24","source":"www.pnas.org","abstract":"Strong decreases in greenhouse gas emissions are required to meet the reduction trajectory resolved within the 2015 Paris Agreement. However, even these decreases will not avert serious stress and damage to life on Earth, and additional steps are needed to boost the resilience of ecosystems, safeguard their wildlife, and protect their capacity to supply vital goods and services. We discuss how well-managed marine reserves may help marine ecosystems and people adapt to five prominent impacts of climate change: acidification, sea-level rise, intensification of storms, shifts in species distribution, and decreased productivity and oxygen availability, as well as their cumulative effects. We explore the role of managed ecosystems in mitigating climate change by promoting carbon sequestration and storage and by buffering against uncertainty in management, environmental fluctuations, directional change, and extreme events. We highlight both strengths and limitations and conclude that marine reserves are a viable low-tech, cost-effective adaptation strategy that would yield multiple cobenefits from local to global scales, improving the outlook for the environment and people into the future.","DOI":"10.1073/pnas.1701262114","ISSN":"0027-8424, 1091-6490","note":"PMID: 28584096","journalAbbreviation":"PNAS","language":"en","author":[{"family":"Roberts","given":"Callum M."},{"family":"O’Leary","given":"Bethan C."},{"family":"McCauley","given":"Douglas J."},{"family":"Cury","given":"Philippe Maurice"},{"family":"Duarte","given":"Carlos M."},{"family":"Lubchenco","given":"Jane"},{"family":"Pauly","given":"Daniel"},{"family":"Sáenz-Arroyo","given":"Andrea"},{"family":"Sumaila","given":"Ussif Rashid"},{"family":"Wilson","given":"Rod W."},{"family":"Worm","given":"Boris"},{"family":"Castilla","given":"Juan Carlos"}],"issued":{"date-parts":[["2017",6,13]]}}}],"schema":"https://github.com/citation-style-language/schema/raw/master/csl-citation.json"} </w:instrText>
      </w:r>
      <w:r w:rsidR="00AF72CF">
        <w:rPr>
          <w:rFonts w:ascii="Times New Roman" w:hAnsi="Times New Roman" w:cs="Times New Roman"/>
          <w:sz w:val="24"/>
          <w:szCs w:val="24"/>
        </w:rPr>
        <w:fldChar w:fldCharType="separate"/>
      </w:r>
      <w:r w:rsidR="00AF72CF">
        <w:rPr>
          <w:rFonts w:ascii="Times New Roman" w:hAnsi="Times New Roman" w:cs="Times New Roman"/>
          <w:noProof/>
          <w:sz w:val="24"/>
          <w:szCs w:val="24"/>
        </w:rPr>
        <w:t>(Davies et al. 2017; Roberts et al. 2017)</w:t>
      </w:r>
      <w:r w:rsidR="00AF72CF">
        <w:rPr>
          <w:rFonts w:ascii="Times New Roman" w:hAnsi="Times New Roman" w:cs="Times New Roman"/>
          <w:sz w:val="24"/>
          <w:szCs w:val="24"/>
        </w:rPr>
        <w:fldChar w:fldCharType="end"/>
      </w:r>
      <w:r w:rsidR="00AF72CF">
        <w:rPr>
          <w:rFonts w:ascii="Times New Roman" w:hAnsi="Times New Roman" w:cs="Times New Roman"/>
          <w:sz w:val="24"/>
          <w:szCs w:val="24"/>
        </w:rPr>
        <w:t>.</w:t>
      </w:r>
    </w:p>
    <w:p w14:paraId="4915EC91" w14:textId="19380246" w:rsidR="007810AF" w:rsidRDefault="007810AF" w:rsidP="00935CA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However, the conservation value of large MPAs has been widely debated within academia, </w:t>
      </w:r>
      <w:r w:rsidR="00F64300">
        <w:rPr>
          <w:rFonts w:ascii="Times New Roman" w:hAnsi="Times New Roman" w:cs="Times New Roman"/>
          <w:sz w:val="24"/>
          <w:szCs w:val="24"/>
        </w:rPr>
        <w:t xml:space="preserve">federal governments, and </w:t>
      </w:r>
      <w:r w:rsidR="00D56A90">
        <w:rPr>
          <w:rFonts w:ascii="Times New Roman" w:hAnsi="Times New Roman" w:cs="Times New Roman"/>
          <w:sz w:val="24"/>
          <w:szCs w:val="24"/>
        </w:rPr>
        <w:t>conservation</w:t>
      </w:r>
      <w:r>
        <w:rPr>
          <w:rFonts w:ascii="Times New Roman" w:hAnsi="Times New Roman" w:cs="Times New Roman"/>
          <w:sz w:val="24"/>
          <w:szCs w:val="24"/>
        </w:rPr>
        <w:t xml:space="preserve"> organizations. </w:t>
      </w:r>
      <w:r w:rsidR="00935CAB">
        <w:rPr>
          <w:rFonts w:ascii="Times New Roman" w:hAnsi="Times New Roman" w:cs="Times New Roman"/>
          <w:sz w:val="24"/>
          <w:szCs w:val="24"/>
        </w:rPr>
        <w:t xml:space="preserve">Key areas of debate include uncertainty over the intensity of human impacts prior to MPA establishment, the effects of large MPAs on industrial fishing fleets, and nations’ abilities to adequately enforce fishing bans across vast, remote regions. </w:t>
      </w:r>
      <w:r w:rsidR="005E79B1">
        <w:rPr>
          <w:rFonts w:ascii="Times New Roman" w:hAnsi="Times New Roman" w:cs="Times New Roman"/>
          <w:sz w:val="24"/>
          <w:szCs w:val="24"/>
        </w:rPr>
        <w:t xml:space="preserve">Critics of large MPAs </w:t>
      </w:r>
      <w:r w:rsidR="00F64300">
        <w:rPr>
          <w:rFonts w:ascii="Times New Roman" w:hAnsi="Times New Roman" w:cs="Times New Roman"/>
          <w:sz w:val="24"/>
          <w:szCs w:val="24"/>
        </w:rPr>
        <w:t>often</w:t>
      </w:r>
      <w:r w:rsidR="005E79B1">
        <w:rPr>
          <w:rFonts w:ascii="Times New Roman" w:hAnsi="Times New Roman" w:cs="Times New Roman"/>
          <w:sz w:val="24"/>
          <w:szCs w:val="24"/>
        </w:rPr>
        <w:t xml:space="preserve"> contend that</w:t>
      </w:r>
      <w:r w:rsidR="00F64300">
        <w:rPr>
          <w:rFonts w:ascii="Times New Roman" w:hAnsi="Times New Roman" w:cs="Times New Roman"/>
          <w:sz w:val="24"/>
          <w:szCs w:val="24"/>
        </w:rPr>
        <w:t xml:space="preserve"> </w:t>
      </w:r>
      <w:r w:rsidR="00F64300" w:rsidRPr="00DB3BE3">
        <w:rPr>
          <w:rFonts w:ascii="Times New Roman" w:hAnsi="Times New Roman" w:cs="Times New Roman"/>
          <w:sz w:val="24"/>
          <w:szCs w:val="24"/>
        </w:rPr>
        <w:t xml:space="preserve">remote zones have minimal fishing effort </w:t>
      </w:r>
      <w:r w:rsidR="00F64300">
        <w:rPr>
          <w:rFonts w:ascii="Times New Roman" w:hAnsi="Times New Roman" w:cs="Times New Roman"/>
          <w:sz w:val="24"/>
          <w:szCs w:val="24"/>
        </w:rPr>
        <w:t xml:space="preserve">– even prior to </w:t>
      </w:r>
      <w:r w:rsidR="00D56A90">
        <w:rPr>
          <w:rFonts w:ascii="Times New Roman" w:hAnsi="Times New Roman" w:cs="Times New Roman"/>
          <w:sz w:val="24"/>
          <w:szCs w:val="24"/>
        </w:rPr>
        <w:t xml:space="preserve">formal </w:t>
      </w:r>
      <w:r w:rsidR="009F63F3">
        <w:rPr>
          <w:rFonts w:ascii="Times New Roman" w:hAnsi="Times New Roman" w:cs="Times New Roman"/>
          <w:sz w:val="24"/>
          <w:szCs w:val="24"/>
        </w:rPr>
        <w:t>designation</w:t>
      </w:r>
      <w:r w:rsidR="00F64300">
        <w:rPr>
          <w:rFonts w:ascii="Times New Roman" w:hAnsi="Times New Roman" w:cs="Times New Roman"/>
          <w:sz w:val="24"/>
          <w:szCs w:val="24"/>
        </w:rPr>
        <w:t xml:space="preserve"> as a </w:t>
      </w:r>
      <w:r w:rsidR="00F64300">
        <w:rPr>
          <w:rFonts w:ascii="Times New Roman" w:hAnsi="Times New Roman" w:cs="Times New Roman"/>
          <w:sz w:val="24"/>
          <w:szCs w:val="24"/>
        </w:rPr>
        <w:lastRenderedPageBreak/>
        <w:t xml:space="preserve">protected area - </w:t>
      </w:r>
      <w:r w:rsidR="00F64300" w:rsidRPr="00DB3BE3">
        <w:rPr>
          <w:rFonts w:ascii="Times New Roman" w:hAnsi="Times New Roman" w:cs="Times New Roman"/>
          <w:sz w:val="24"/>
          <w:szCs w:val="24"/>
        </w:rPr>
        <w:t xml:space="preserve">so resources are misplaced when </w:t>
      </w:r>
      <w:r w:rsidR="00F64300">
        <w:rPr>
          <w:rFonts w:ascii="Times New Roman" w:hAnsi="Times New Roman" w:cs="Times New Roman"/>
          <w:sz w:val="24"/>
          <w:szCs w:val="24"/>
        </w:rPr>
        <w:t>more immediate threats</w:t>
      </w:r>
      <w:r w:rsidR="00D56A90">
        <w:rPr>
          <w:rFonts w:ascii="Times New Roman" w:hAnsi="Times New Roman" w:cs="Times New Roman"/>
          <w:sz w:val="24"/>
          <w:szCs w:val="24"/>
        </w:rPr>
        <w:t xml:space="preserve"> to biodiversity</w:t>
      </w:r>
      <w:r w:rsidR="00F64300">
        <w:rPr>
          <w:rFonts w:ascii="Times New Roman" w:hAnsi="Times New Roman" w:cs="Times New Roman"/>
          <w:sz w:val="24"/>
          <w:szCs w:val="24"/>
        </w:rPr>
        <w:t xml:space="preserve"> lie in coastal regions</w:t>
      </w:r>
      <w:r w:rsidR="00035C31">
        <w:rPr>
          <w:rFonts w:ascii="Times New Roman" w:hAnsi="Times New Roman" w:cs="Times New Roman"/>
          <w:sz w:val="24"/>
          <w:szCs w:val="24"/>
        </w:rPr>
        <w:t xml:space="preserve"> </w:t>
      </w:r>
      <w:r w:rsidR="00035C31">
        <w:rPr>
          <w:rFonts w:ascii="Times New Roman" w:hAnsi="Times New Roman" w:cs="Times New Roman"/>
          <w:sz w:val="24"/>
          <w:szCs w:val="24"/>
        </w:rPr>
        <w:fldChar w:fldCharType="begin"/>
      </w:r>
      <w:r w:rsidR="006347A8">
        <w:rPr>
          <w:rFonts w:ascii="Times New Roman" w:hAnsi="Times New Roman" w:cs="Times New Roman"/>
          <w:sz w:val="24"/>
          <w:szCs w:val="24"/>
        </w:rPr>
        <w:instrText xml:space="preserve"> ADDIN ZOTERO_ITEM CSL_CITATION {"citationID":"PklPOPke","properties":{"formattedCitation":"(Devillers et al. 2015; Magris &amp; Pressey 2018; Rocha 2018)","plainCitation":"(Devillers et al. 2015; Magris &amp; Pressey 2018; Rocha 2018)","noteIndex":0},"citationItems":[{"id":1007,"uris":["http://zotero.org/users/local/M0YML2ec/items/QHAU8KTQ"],"uri":["http://zotero.org/users/local/M0YML2ec/items/QHAU8KTQ"],"itemData":{"id":1007,"type":"article-journal","title":"Reinventing residual reserves in the sea: are we favouring ease of establishment over need for protection?","container-title":"Aquatic Conservation: Marine and Freshwater Ecosystems","page":"480-504","volume":"25","issue":"4","source":"Wiley Online Library","abstract":"* As systems of marine protected areas (MPAs) expand globally, there is a risk that new MPAs will be biased toward places that are remote or unpromising for extractive activities, and hence follow the trend of terrestrial protected areas in being ‘residual’ to commercial uses. Such locations typically provide little protection to the species and ecosystems that are most exposed to threatening processes.\n\n* There are strong political motivations to establish residual reserves that minimize costs and conflicts with users of natural resources. These motivations will likely remain in place as long as success continues to be measured in terms of area (km2) protected.\n\n* The global pattern of MPAs was reviewed and appears to be residual, supported by a rapid growth of large, remote MPAs. The extent to which MPAs in Australia are residual nationally and also regionally within the Great Barrier Reef (GBR) Marine Park was also examined.\n\n* Nationally, the recently announced Australian Commonwealth marine reserves were found to be strongly residual, making almost no difference to ‘business as usual’ for most ocean uses. Underlying this result was the imperative to minimize costs, but without the spatial constraints of explicit quantitative objectives for representing bioregions or the range of ecological features in highly protected zones.\n\n* In contrast, the 2004 rezoning of the GBR was exemplary, and the potential for residual protection was limited by applying a systematic set of planning principles, such as representing a minimum percentage of finely subdivided bioregions. Nonetheless, even at this scale, protection was uneven between bioregions. Within-bioregion heterogeneity might have led to no-take zones being established in areas unsuitable for trawling with a risk that species assemblages differ between areas protected and areas left available for trawling.\n\n* A simple four-step framework of questions for planners and policy makers is proposed to help reverse the emerging residual tendency of MPAs and maximize their effectiveness for conservation. This involves checks on the least-cost approach to establishing MPAs in order to avoid perverse outcomes.\n© 2014 The Authors. Aquatic Conservation: Marine and Freshwater Ecosystems published by John Wiley &amp; Sons, Ltd.","DOI":"10.1002/aqc.2445","ISSN":"1099-0755","shortTitle":"Reinventing residual reserves in the sea","journalAbbreviation":"Aquatic Conserv: Mar. Freshw. Ecosyst.","language":"en","author":[{"family":"Devillers","given":"Rodolphe"},{"family":"Pressey","given":"Robert L."},{"family":"Grech","given":"Alana"},{"family":"Kittinger","given":"John N."},{"family":"Edgar","given":"Graham J."},{"family":"Ward","given":"Trevor"},{"family":"Watson","given":"Reg"}],"issued":{"date-parts":[["2015",8,1]]}}},{"id":2226,"uris":["http://zotero.org/users/local/M0YML2ec/items/NV5B6YM8"],"uri":["http://zotero.org/users/local/M0YML2ec/items/NV5B6YM8"],"itemData":{"id":2226,"type":"article-journal","title":"Marine protected areas: Just for show?","container-title":"Science","page":"723-724","volume":"360","issue":"6390","source":"science.sciencemag.org","abstract":"In March 2018, Brazil's government announced two sets of large marine protected areas (MPAs) in the open ocean (about 400,000 km2 each). According to the government's ambitious plan ([ 1 ][1]), the total coverage of MPAs under Brazilian national jurisdiction will rise sharply from 1.5 to 25%, in","DOI":"10.1126/science.aat6215","ISSN":"0036-8075, 1095-9203","note":"PMID: 29773739","shortTitle":"Marine protected areas","language":"en","author":[{"family":"Magris","given":"Rafael A."},{"family":"Pressey","given":"Robert L."}],"issued":{"date-parts":[["2018",5,18]]}}},{"id":2422,"uris":["http://zotero.org/users/local/M0YML2ec/items/8E7U2CAA"],"uri":["http://zotero.org/users/local/M0YML2ec/items/8E7U2CAA"],"itemData":{"id":2422,"type":"article-journal","title":"Bigger is not better for ocean conservation","container-title":"New York Times.(accessed July 2018)","source":"Google Scholar","author":[{"family":"Rocha","given":"Luiz A."}],"issued":{"date-parts":[["2018"]]}}}],"schema":"https://github.com/citation-style-language/schema/raw/master/csl-citation.json"} </w:instrText>
      </w:r>
      <w:r w:rsidR="00035C31">
        <w:rPr>
          <w:rFonts w:ascii="Times New Roman" w:hAnsi="Times New Roman" w:cs="Times New Roman"/>
          <w:sz w:val="24"/>
          <w:szCs w:val="24"/>
        </w:rPr>
        <w:fldChar w:fldCharType="separate"/>
      </w:r>
      <w:r w:rsidR="006347A8">
        <w:rPr>
          <w:rFonts w:ascii="Times New Roman" w:hAnsi="Times New Roman" w:cs="Times New Roman"/>
          <w:noProof/>
          <w:sz w:val="24"/>
          <w:szCs w:val="24"/>
        </w:rPr>
        <w:t>(Devillers et al. 2015; Magris &amp; Pressey 2018; Rocha 2018)</w:t>
      </w:r>
      <w:r w:rsidR="00035C31">
        <w:rPr>
          <w:rFonts w:ascii="Times New Roman" w:hAnsi="Times New Roman" w:cs="Times New Roman"/>
          <w:sz w:val="24"/>
          <w:szCs w:val="24"/>
        </w:rPr>
        <w:fldChar w:fldCharType="end"/>
      </w:r>
      <w:r w:rsidR="00035C31">
        <w:rPr>
          <w:rFonts w:ascii="Times New Roman" w:hAnsi="Times New Roman" w:cs="Times New Roman"/>
          <w:sz w:val="24"/>
          <w:szCs w:val="24"/>
        </w:rPr>
        <w:t xml:space="preserve">. </w:t>
      </w:r>
      <w:r w:rsidR="006347A8">
        <w:rPr>
          <w:rFonts w:ascii="Times New Roman" w:hAnsi="Times New Roman" w:cs="Times New Roman"/>
          <w:sz w:val="24"/>
          <w:szCs w:val="24"/>
        </w:rPr>
        <w:t xml:space="preserve">The response of industrial vessels to large MPAs is another central point of debate and uncertainty. It has been suggested that the proclamation of large MPAs may actually undermine conservation objectives by attracting increased fishing effort to that region in the time between the MPA is announced and the time that formal protections take effect </w:t>
      </w:r>
      <w:r w:rsidR="006347A8">
        <w:rPr>
          <w:rFonts w:ascii="Times New Roman" w:hAnsi="Times New Roman" w:cs="Times New Roman"/>
          <w:sz w:val="24"/>
          <w:szCs w:val="24"/>
        </w:rPr>
        <w:fldChar w:fldCharType="begin"/>
      </w:r>
      <w:r w:rsidR="006347A8">
        <w:rPr>
          <w:rFonts w:ascii="Times New Roman" w:hAnsi="Times New Roman" w:cs="Times New Roman"/>
          <w:sz w:val="24"/>
          <w:szCs w:val="24"/>
        </w:rPr>
        <w:instrText xml:space="preserve"> ADDIN ZOTERO_ITEM CSL_CITATION {"citationID":"4mySGKHT","properties":{"formattedCitation":"(McDermott et al. 2018)","plainCitation":"(McDermott et al. 2018)","noteIndex":0},"citationItems":[{"id":2379,"uris":["http://zotero.org/users/local/M0YML2ec/items/IQHI7P9S"],"uri":["http://zotero.org/users/local/M0YML2ec/items/IQHI7P9S"],"itemData":{"id":2379,"type":"article-journal","title":"The blue paradox: Preemptive overfishing in marine reserves","container-title":"Proceedings of the National Academy of Sciences","page":"201802862","source":"www.pnas.org","abstract":"Most large-scale conservation policies are anticipated or announced in advance. This risks the possibility of preemptive resource extraction before the conservation intervention goes into force. We use a high-resolution dataset of satellite-based fishing activity to show that anticipation of an impending no-take marine reserve undermines the policy by triggering an unintended race-to-fish. We study one of the world’s largest marine reserves, the Phoenix Islands Protected Area (PIPA), and find that fishers more than doubled their fishing effort once this area was earmarked for eventual protected status. The additional fishing effort resulted in an impoverished starting point for PIPA equivalent to 1.5 y of banned fishing. Extrapolating this behavior globally, we estimate that if other marine reserve announcements were to trigger similar preemptive fishing, this could temporarily increase the share of overextracted fisheries from 65% to 72%. Our findings have implications for general conservation efforts as well as the methods that scientists use to monitor and evaluate policy efficacy.","DOI":"10.1073/pnas.1802862115","ISSN":"0027-8424, 1091-6490","note":"PMID: 30150404","shortTitle":"The blue paradox","journalAbbreviation":"PNAS","language":"en","author":[{"family":"McDermott","given":"Grant R."},{"family":"Meng","given":"Kyle C."},{"family":"McDonald","given":"Gavin G."},{"family":"Costello","given":"Christopher J."}],"issued":{"date-parts":[["2018",8,22]]}}}],"schema":"https://github.com/citation-style-language/schema/raw/master/csl-citation.json"} </w:instrText>
      </w:r>
      <w:r w:rsidR="006347A8">
        <w:rPr>
          <w:rFonts w:ascii="Times New Roman" w:hAnsi="Times New Roman" w:cs="Times New Roman"/>
          <w:sz w:val="24"/>
          <w:szCs w:val="24"/>
        </w:rPr>
        <w:fldChar w:fldCharType="separate"/>
      </w:r>
      <w:r w:rsidR="006347A8">
        <w:rPr>
          <w:rFonts w:ascii="Times New Roman" w:hAnsi="Times New Roman" w:cs="Times New Roman"/>
          <w:noProof/>
          <w:sz w:val="24"/>
          <w:szCs w:val="24"/>
        </w:rPr>
        <w:t>(McDermott et al. 2018)</w:t>
      </w:r>
      <w:r w:rsidR="006347A8">
        <w:rPr>
          <w:rFonts w:ascii="Times New Roman" w:hAnsi="Times New Roman" w:cs="Times New Roman"/>
          <w:sz w:val="24"/>
          <w:szCs w:val="24"/>
        </w:rPr>
        <w:fldChar w:fldCharType="end"/>
      </w:r>
      <w:r w:rsidR="006347A8">
        <w:rPr>
          <w:rFonts w:ascii="Times New Roman" w:hAnsi="Times New Roman" w:cs="Times New Roman"/>
          <w:sz w:val="24"/>
          <w:szCs w:val="24"/>
        </w:rPr>
        <w:t xml:space="preserve">. Additionally, nations’ abilities to adequately enforce fishing bans across vast, remote regions is questioned </w:t>
      </w:r>
      <w:r w:rsidR="006347A8">
        <w:rPr>
          <w:rFonts w:ascii="Times New Roman" w:hAnsi="Times New Roman" w:cs="Times New Roman"/>
          <w:sz w:val="24"/>
          <w:szCs w:val="24"/>
        </w:rPr>
        <w:fldChar w:fldCharType="begin"/>
      </w:r>
      <w:r w:rsidR="006347A8">
        <w:rPr>
          <w:rFonts w:ascii="Times New Roman" w:hAnsi="Times New Roman" w:cs="Times New Roman"/>
          <w:sz w:val="24"/>
          <w:szCs w:val="24"/>
        </w:rPr>
        <w:instrText xml:space="preserve"> ADDIN ZOTERO_ITEM CSL_CITATION {"citationID":"RWTebw3i","properties":{"formattedCitation":"(De Santo 2013; Leenhardt et al. 2013; Pala 2013; Wilhelm et al. 2014; Jones &amp; De Santo 2016)","plainCitation":"(De Santo 2013; Leenhardt et al. 2013; Pala 2013; Wilhelm et al. 2014; Jones &amp; De Santo 2016)","noteIndex":0},"citationItems":[{"id":438,"uris":["http://zotero.org/users/local/M0YML2ec/items/HC9EHU8F"],"uri":["http://zotero.org/users/local/M0YML2ec/items/HC9EHU8F"],"itemData":{"id":438,"type":"article-journal","title":"Missing marine protected area (MPA) targets: How the push for quantity over quality undermines sustainability and social justice","container-title":"Journal of Environmental Management","page":"137-146","volume":"124","source":"ScienceDirect","abstract":"International targets for marine protected areas (MPAs) and networks of MPAs set by the World Summit on Sustainable Development and United Nations Convention on Biological Diversity failed to meet their 2012 deadline and have been extended to 2020. Whilst targets play an important role in building momentum for conservation, they are also responsible for the recent designation of several extremely large no-take MPAs, which pose significant long-term monitoring and enforcement challenges. This paper critically examines the effectiveness of MPA targets, focusing on the underlying risks to achieving Millennium Development Goals posed by the global push for quantity versus quality of MPAs. The observations outlined in this paper have repercussions for international protected area politics with respect to (1) the science-policy interface in environmental decision-making, and (2) social justice concerns in global biodiversity conservation.","DOI":"10.1016/j.jenvman.2013.01.033","ISSN":"0301-4797","shortTitle":"Missing marine protected area (MPA) targets","journalAbbreviation":"Journal of Environmental Management","author":[{"family":"De Santo","given":"Elizabeth M."}],"issued":{"date-parts":[["2013",7,30]]}}},{"id":1234,"uris":["http://zotero.org/users/local/M0YML2ec/items/GIUGCKXS"],"uri":["http://zotero.org/users/local/M0YML2ec/items/GIUGCKXS"],"itemData":{"id":1234,"type":"article-journal","title":"The rise of large-scale marine protected areas: Conservation or geopolitics?","container-title":"Ocean &amp; Coastal Management","page":"112-118","volume":"85, Part A","source":"ScienceDirect","abstract":"In the last two decades, increasing number of international agreements have challenged traditional MPA design and management by calling for the implementation of large-scale marine protected areas (LSMPAs) within national jurisdictions and into the high seas. Since 2004, ten LSMPAs were established representing more than 80% of the worldwide MPA coverage, most of them in the Pacific. Here we analysed the drivers behind the establishment of LSMPA. This recent phenomenon is mainly driven by political reasons due to international conservation targets and intense domestic and international advocacy. Although we still lack scientific studies showing the benefit or the effectiveness of large-scale conservation, scientists advocate protecting marine biodiversity in remote places as a precautionary approach. International conservation targets provided political motivation for LSMPA establishment enabling coastal states to benefit from several legal mechanisms to strengthen their sovereignties over sea spaces. The rise of LSMPAs boosted the awakening of indigenous communities at the international, national, cultural and political level. In some cases the conservation initiatives catalysed indigenous claims to preserve their traditional and future rights forcing States to make sovereignty compromises on traditional rights. Ultimately, LSMPAs raise many issues of enforcement, management costs and governance structure that may challenge their effectiveness.","DOI":"10.1016/j.ocecoaman.2013.08.013","ISSN":"0964-5691","shortTitle":"The rise of large-scale marine protected areas","journalAbbreviation":"Ocean &amp; Coastal Management","author":[{"family":"Leenhardt","given":"Pierre"},{"family":"Cazalet","given":"Bertrand"},{"family":"Salvat","given":"Bernard"},{"family":"Claudet","given":"Joachim"},{"family":"Feral","given":"François"}],"issued":{"date-parts":[["2013",12]]}}},{"id":525,"uris":["http://zotero.org/users/local/M0YML2ec/items/BBH96RRX"],"uri":["http://zotero.org/users/local/M0YML2ec/items/BBH96RRX"],"itemData":{"id":525,"type":"article-journal","title":"Giant Marine Reserves Pose Vast Challenges","container-title":"Science","page":"640-641","volume":"339","issue":"6120","source":"www.sciencemag.org","abstract":"Over the past 6 years, the United States, Australia, and the United Kingdom have created huge marine reserves that have banned fishing in more than 1.9 million square kilometers of ocean. Unlike an older generation of preserves that mostly focused on small patches of coral or coastal fish stocks, these vast new sanctuaries are designed to protect high-seas ecosystems that include fish and other animals that routinely wander over huge territories. The trend delights conservation scientists who are worried about overexploitation of the world's oceans. But researchers are struggling to design and fund studies that will enable them to monitor changes over vast areas and determine whether the reserves are actually helping to rebuild marine populations.","DOI":"10.1126/science.339.6120.640","ISSN":"0036-8075, 1095-9203","note":"PMID: 23393239","journalAbbreviation":"Science","language":"en","author":[{"family":"Pala","given":"Christopher"}],"issued":{"date-parts":[["2013",2,8]]}}},{"id":2368,"uris":["http://zotero.org/users/local/M0YML2ec/items/KKWP4S6V"],"uri":["http://zotero.org/users/local/M0YML2ec/items/KKWP4S6V"],"itemData":{"id":2368,"type":"article-journal","title":"Large marine protected areas – advantages and challenges of going big","container-title":"Aquatic Conservation: Marine and Freshwater Ecosystems","page":"24-30","volume":"24","issue":"S2","source":"Wiley Online Library","abstract":"The Aichi Biodiversity Targets were designed to promote and implement the Convention on Biological Diversity (CBD) by providing a framework for action to save biodiversity and enhance its benefits for people. Specifically, Target 11 aims to protect 10% of all seas by 2020. The percentage of the world's oceans that are protected has increased steadily in recent years, mainly due to very large marine protected areas (MPAs).The issue of making major gains in achieving protection targets through ‘going big’ has brought added scrutiny to the subject of MPAs. There is economy in scale, but several people have called into question whether going large will protect representative habitat and result in true protection, or whether it is merely a politically expedient way for some nations to attain targets by creating paper parks, while avoiding tough conservation decisions.The recent creation of large MPAs has greatly enhanced the chance of achieving global protection targets. Large areas typically contain several ecosystems and habitats that interact ecologically, and allow for more holistic conservation. The interactions between ecosystems in large MPAs occur without many of the problems associated with networks of smaller MPAs, where the connectivity between sites is often affected by human activities.The disadvantages of large MPAs include difficulties of surveillance, enforcement and monitoring of vast offshore areas, as well as high total costs. While the cost per unit area may be lower for large MPAs, conducting surveillance and monitoring in such vast areas requires much more expensive technologies.Large MPAs complement and add to existing management and conservation measures. Decision makers should consider designating them as one of a suite of possible protection measures. Besides greatly enhancing the chance of reaching agreed biodiversity targets, large MPAs improve the quality of conservation. Copyright © 2014 John Wiley &amp; Sons, Ltd.","DOI":"10.1002/aqc.2499","ISSN":"1099-0755","language":"en","author":[{"family":"Wilhelm","given":"T. 'Aulani"},{"family":"Sheppard","given":"Charles R. C."},{"family":"Sheppard","given":"Anne L. S."},{"family":"Gaymer","given":"Carlos F."},{"family":"Parks","given":"John"},{"family":"Wagner","given":"Daniel"},{"family":"Lewis","given":"Nai'a"}],"issued":{"date-parts":[["2014",11,1]]}}},{"id":2424,"uris":["http://zotero.org/users/local/M0YML2ec/items/87HPML52"],"uri":["http://zotero.org/users/local/M0YML2ec/items/87HPML52"],"itemData":{"id":2424,"type":"article-journal","title":"Viewpoint – Is the race for remote, very large marine protected areas (VLMPAs) taking us down the wrong track?","container-title":"Marine Policy","page":"231-234","volume":"73","source":"ScienceDirect","abstract":"This viewpoint article argues that relatively recent increases in the designation of remote, very large marine protected areas (VLMPAs) around the world threaten to undermine the very purpose and objectives of the Aichi biodiversity targets they are aiming to address. Questions are raised about the effectiveness, representativeness, and potential for connectivity of these remote VLMPAs as well as whether they are equitably managed. In addition, it is argued that the push for such designations in countries’ overseas territories deflects attention and effort from the challenge of designating and effectively managing MPAs closer to home. In the run-up to the 2016 IUCN World Conservation Congress and Conference of Parties to the Convention on Biological Diversity (CBD), it is important for countries to recognize that remote VLMPAs are but one type of MPA, requiring significant investment in monitoring and enforcement in order to effectively achieve conservation objectives, and that achieving the Aichi MPA coverage target largely through such designations will undermine the aims of this target. To better meet the MPA network criteria set out by the CBD, a range of types of MPAs must be implemented, including smaller MPAs in more intensely used ‘metropolitan seas’, and social justice considerations must be better integrated in conservation planning. It is important that the race towards remote VLMPAs does not divert attention, resources and political will away from the other types of MPA that are necessary for effectively fulfilling marine conservation targets.","DOI":"10.1016/j.marpol.2016.08.015","ISSN":"0308-597X","journalAbbreviation":"Marine Policy","author":[{"family":"Jones","given":"P. J. S."},{"family":"De Santo","given":"E. M."}],"issued":{"date-parts":[["2016",11,1]]}}}],"schema":"https://github.com/citation-style-language/schema/raw/master/csl-citation.json"} </w:instrText>
      </w:r>
      <w:r w:rsidR="006347A8">
        <w:rPr>
          <w:rFonts w:ascii="Times New Roman" w:hAnsi="Times New Roman" w:cs="Times New Roman"/>
          <w:sz w:val="24"/>
          <w:szCs w:val="24"/>
        </w:rPr>
        <w:fldChar w:fldCharType="separate"/>
      </w:r>
      <w:r w:rsidR="006347A8">
        <w:rPr>
          <w:rFonts w:ascii="Times New Roman" w:hAnsi="Times New Roman" w:cs="Times New Roman"/>
          <w:noProof/>
          <w:sz w:val="24"/>
          <w:szCs w:val="24"/>
        </w:rPr>
        <w:t>(De Santo 2013; Leenhardt et al. 2013; Pala 2013; Wilhelm et al. 2014; Jones &amp; De Santo 2016)</w:t>
      </w:r>
      <w:r w:rsidR="006347A8">
        <w:rPr>
          <w:rFonts w:ascii="Times New Roman" w:hAnsi="Times New Roman" w:cs="Times New Roman"/>
          <w:sz w:val="24"/>
          <w:szCs w:val="24"/>
        </w:rPr>
        <w:fldChar w:fldCharType="end"/>
      </w:r>
      <w:r w:rsidR="006347A8">
        <w:rPr>
          <w:rFonts w:ascii="Times New Roman" w:hAnsi="Times New Roman" w:cs="Times New Roman"/>
          <w:sz w:val="24"/>
          <w:szCs w:val="24"/>
        </w:rPr>
        <w:t xml:space="preserve"> </w:t>
      </w:r>
      <w:r w:rsidR="009E36FA">
        <w:rPr>
          <w:rFonts w:ascii="Times New Roman" w:hAnsi="Times New Roman" w:cs="Times New Roman"/>
          <w:sz w:val="24"/>
          <w:szCs w:val="24"/>
        </w:rPr>
        <w:t xml:space="preserve">Federal </w:t>
      </w:r>
      <w:proofErr w:type="spellStart"/>
      <w:r w:rsidR="009E36FA">
        <w:rPr>
          <w:rFonts w:ascii="Times New Roman" w:hAnsi="Times New Roman" w:cs="Times New Roman"/>
          <w:sz w:val="24"/>
          <w:szCs w:val="24"/>
        </w:rPr>
        <w:t>degazettement</w:t>
      </w:r>
      <w:proofErr w:type="spellEnd"/>
      <w:r w:rsidR="009E36FA">
        <w:rPr>
          <w:rFonts w:ascii="Times New Roman" w:hAnsi="Times New Roman" w:cs="Times New Roman"/>
          <w:sz w:val="24"/>
          <w:szCs w:val="24"/>
        </w:rPr>
        <w:t xml:space="preserve">, or removal of protections, of large MPAs has received increased momentum </w:t>
      </w:r>
      <w:r w:rsidR="006347A8">
        <w:rPr>
          <w:rFonts w:ascii="Times New Roman" w:hAnsi="Times New Roman" w:cs="Times New Roman"/>
          <w:sz w:val="24"/>
          <w:szCs w:val="24"/>
        </w:rPr>
        <w:t xml:space="preserve">as these debates </w:t>
      </w:r>
      <w:r w:rsidR="00935CAB">
        <w:rPr>
          <w:rFonts w:ascii="Times New Roman" w:hAnsi="Times New Roman" w:cs="Times New Roman"/>
          <w:sz w:val="24"/>
          <w:szCs w:val="24"/>
        </w:rPr>
        <w:t>proceed unresolved</w:t>
      </w:r>
      <w:r w:rsidR="009E36FA">
        <w:rPr>
          <w:rFonts w:ascii="Times New Roman" w:hAnsi="Times New Roman" w:cs="Times New Roman"/>
          <w:sz w:val="24"/>
          <w:szCs w:val="24"/>
        </w:rPr>
        <w:t xml:space="preserve">. For example, U.S. President Donald Trump </w:t>
      </w:r>
      <w:r w:rsidR="00935CB4">
        <w:rPr>
          <w:rFonts w:ascii="Times New Roman" w:hAnsi="Times New Roman" w:cs="Times New Roman"/>
          <w:sz w:val="24"/>
          <w:szCs w:val="24"/>
        </w:rPr>
        <w:t>ordered</w:t>
      </w:r>
      <w:r w:rsidR="009E36FA">
        <w:rPr>
          <w:rFonts w:ascii="Times New Roman" w:hAnsi="Times New Roman" w:cs="Times New Roman"/>
          <w:sz w:val="24"/>
          <w:szCs w:val="24"/>
        </w:rPr>
        <w:t xml:space="preserve"> a review of </w:t>
      </w:r>
      <w:r w:rsidR="00935CB4">
        <w:rPr>
          <w:rFonts w:ascii="Times New Roman" w:hAnsi="Times New Roman" w:cs="Times New Roman"/>
          <w:sz w:val="24"/>
          <w:szCs w:val="24"/>
        </w:rPr>
        <w:t>several large MPAs in U.S. waters</w:t>
      </w:r>
      <w:r w:rsidR="009E36FA">
        <w:rPr>
          <w:rFonts w:ascii="Times New Roman" w:hAnsi="Times New Roman" w:cs="Times New Roman"/>
          <w:sz w:val="24"/>
          <w:szCs w:val="24"/>
        </w:rPr>
        <w:t xml:space="preserve"> to evaluate </w:t>
      </w:r>
      <w:r w:rsidR="00935CB4">
        <w:rPr>
          <w:rFonts w:ascii="Times New Roman" w:hAnsi="Times New Roman" w:cs="Times New Roman"/>
          <w:sz w:val="24"/>
          <w:szCs w:val="24"/>
        </w:rPr>
        <w:t>permitting</w:t>
      </w:r>
      <w:r w:rsidR="009E36FA">
        <w:rPr>
          <w:rFonts w:ascii="Times New Roman" w:hAnsi="Times New Roman" w:cs="Times New Roman"/>
          <w:sz w:val="24"/>
          <w:szCs w:val="24"/>
        </w:rPr>
        <w:t xml:space="preserve"> fishing or other extractive activities</w:t>
      </w:r>
      <w:r w:rsidR="00935CB4">
        <w:rPr>
          <w:rFonts w:ascii="Times New Roman" w:hAnsi="Times New Roman" w:cs="Times New Roman"/>
          <w:sz w:val="24"/>
          <w:szCs w:val="24"/>
        </w:rPr>
        <w:t xml:space="preserve"> in these protected regions </w:t>
      </w:r>
      <w:r w:rsidR="00361DBD">
        <w:rPr>
          <w:rFonts w:ascii="Times New Roman" w:hAnsi="Times New Roman" w:cs="Times New Roman"/>
          <w:sz w:val="24"/>
          <w:szCs w:val="24"/>
        </w:rPr>
        <w:fldChar w:fldCharType="begin"/>
      </w:r>
      <w:r w:rsidR="00361DBD">
        <w:rPr>
          <w:rFonts w:ascii="Times New Roman" w:hAnsi="Times New Roman" w:cs="Times New Roman"/>
          <w:sz w:val="24"/>
          <w:szCs w:val="24"/>
        </w:rPr>
        <w:instrText xml:space="preserve"> ADDIN ZOTERO_ITEM CSL_CITATION {"citationID":"c6HylQJ3","properties":{"formattedCitation":"(Bruno et al. 2018)","plainCitation":"(Bruno et al. 2018)","noteIndex":0},"citationItems":[{"id":2427,"uris":["http://zotero.org/users/local/M0YML2ec/items/XJPRR3P4"],"uri":["http://zotero.org/users/local/M0YML2ec/items/XJPRR3P4"],"itemData":{"id":2427,"type":"article-journal","title":"Safe Harbors: The Many Benefits of Marine Monuments and Sanctuaries","container-title":"Frontiers in Marine Science","volume":"5","source":"Frontiers","abstract":"The United States has been at the forefront of marine resource stewardship since the 1970s when Federal officials began to implement a series of national policies aimed at the conservation and management of public trust resources in the ocean. Beginning with the establishment of the National Oceanic and Atmospheric Administration in 1970, soon followed by several pieces of landmark legislation, this era marked the start of a continuing effort to integrate ecosystem science with marine resource management. Among the most important bipartisan legacies of this effort has been the steady expansion of marine managed areas in U.S. coastal and ocean waters. This legacy is being challenged as the Trump Administration considers whether to alter or eliminate the nations Marine National Monuments and National Marine Sanctuaries.","URL":"https://www.frontiersin.org/articles/10.3389/fmars.2018.00189/full?&amp;utm_source=Email_to_authors_&amp;utm_medium=web&amp;utm_content=T1_11.5e1_author&amp;utm_campaign=Email_publication&amp;field=&amp;journalName=Frontiers_in_Marine_Science&amp;id=352569","DOI":"10.3389/fmars.2018.00189","ISSN":"2296-7745","shortTitle":"Safe Harbors","journalAbbreviation":"Front. Mar. Sci.","language":"English","author":[{"family":"Bruno","given":"John F."},{"family":"Saumweber","given":"Whitley"},{"family":"Crowder","given":"Larry B."},{"family":"Pendleton","given":"Linwood"},{"family":"Roady","given":"Stephen E."},{"family":"Rouleau","given":"Tracy"},{"family":"Sakashita","given":"Miyoko"}],"issued":{"date-parts":[["2018"]]},"accessed":{"date-parts":[["2019",2,21]]}}}],"schema":"https://github.com/citation-style-language/schema/raw/master/csl-citation.json"} </w:instrText>
      </w:r>
      <w:r w:rsidR="00361DBD">
        <w:rPr>
          <w:rFonts w:ascii="Times New Roman" w:hAnsi="Times New Roman" w:cs="Times New Roman"/>
          <w:sz w:val="24"/>
          <w:szCs w:val="24"/>
        </w:rPr>
        <w:fldChar w:fldCharType="separate"/>
      </w:r>
      <w:r w:rsidR="00361DBD">
        <w:rPr>
          <w:rFonts w:ascii="Times New Roman" w:hAnsi="Times New Roman" w:cs="Times New Roman"/>
          <w:noProof/>
          <w:sz w:val="24"/>
          <w:szCs w:val="24"/>
        </w:rPr>
        <w:t>(Bruno et al. 2018)</w:t>
      </w:r>
      <w:r w:rsidR="00361DBD">
        <w:rPr>
          <w:rFonts w:ascii="Times New Roman" w:hAnsi="Times New Roman" w:cs="Times New Roman"/>
          <w:sz w:val="24"/>
          <w:szCs w:val="24"/>
        </w:rPr>
        <w:fldChar w:fldCharType="end"/>
      </w:r>
      <w:r w:rsidR="00935CAB">
        <w:rPr>
          <w:rFonts w:ascii="Times New Roman" w:hAnsi="Times New Roman" w:cs="Times New Roman"/>
          <w:sz w:val="24"/>
          <w:szCs w:val="24"/>
        </w:rPr>
        <w:t>.</w:t>
      </w:r>
    </w:p>
    <w:p w14:paraId="5713CE4B" w14:textId="2A9D19AF" w:rsidR="006347A8" w:rsidRDefault="007810AF" w:rsidP="000322E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Both supporters and skeptics of large MPAs acknowledge that empirical evidence to evaluate theoretical benefits of protection remain scarce </w:t>
      </w:r>
      <w:r>
        <w:rPr>
          <w:rFonts w:ascii="Times New Roman" w:hAnsi="Times New Roman" w:cs="Times New Roman"/>
          <w:sz w:val="24"/>
          <w:szCs w:val="24"/>
        </w:rPr>
        <w:fldChar w:fldCharType="begin"/>
      </w:r>
      <w:r w:rsidR="00935CAB">
        <w:rPr>
          <w:rFonts w:ascii="Times New Roman" w:hAnsi="Times New Roman" w:cs="Times New Roman"/>
          <w:sz w:val="24"/>
          <w:szCs w:val="24"/>
        </w:rPr>
        <w:instrText xml:space="preserve"> ADDIN ZOTERO_ITEM CSL_CITATION {"citationID":"rfsqoecu","properties":{"formattedCitation":"(Kaplan et al. 2013; Friedlander et al. 2016; Ban et al. 2017)","plainCitation":"(Kaplan et al. 2013; Friedlander et al. 2016; Ban et al. 2017)","noteIndex":0},"citationItems":[{"id":2401,"uris":["http://zotero.org/users/local/M0YML2ec/items/RWQMTM69"],"uri":["http://zotero.org/users/local/M0YML2ec/items/RWQMTM69"],"itemData":{"id":2401,"type":"article-journal","title":"The True Challenge of Giant Marine Reserves","container-title":"Science","page":"810-811","volume":"340","issue":"6134","source":"science.sciencemag.org","abstract":"The News Focus story \"Giant marine reserves pose vast challenges\" (C. Pala, 8 February, p. [640][1]) discusses the potential role of large marine reserves in conserving pelagic species. We highlight three points that are misrepresented in the article.\n\nFirst, the story describes tropical tuna stocks in the Indian Ocean as \"depleted,\" implying that they are severely overexploited ([ 1 ][2]). Fishery overcapacity is certainly worrisome, but these stocks are not currently over-exploited ([ 2 ][3]). This clarification by no means precludes appropriate use of area-based management, but stock status is central to weighing different management options.\n\nSecond, the article claims that \"mainstream marine biologists are more optimistic\" about the efficacy of the Chagos Islands reserve because \"tuna there don't necessarily swim vast distances.\" We disagree. Juvenile tuna are rarely caught in the Chagos, indicating that Chagos tuna originate elsewhere ([ 3 ][4]). Moreover, an Indian Ocean mark-recapture project ([ 4 ][5]) found average juvenile tuna displacements of over 1150 km, exceeding distances observed in other oceans ([ 4 ][5]). Mainstream scientists have conducted independent modeling studies integrating habitat variability and observed movement rates that demonstrate that Chagos-sized reserves have little impact on tuna populations ([ 5 ][6], [ 6 ][7]).\n\nThird, monitoring is a major challenge, but the example provided—Chagos-only camera surveys—is highly unlikely to identify reserve effects. Control sites and reliable fish movement data are necessary but will require much larger surveys. Without these, it will be impossible to unequivocally identify as reserve effects observed trends that may well be due to other changes in fishing activity, such as Somali piracy impacts ([ 7 ][8], [ 8 ][9]) and the Indian Ocean timearea closure ([ 9 ][10]).\n\nDecisions to create large oceanic marine protected areas for managing pelagic species should use evidence-based evaluations of potential benefits before implementation, followed by careful estimation of their efficacy rather than relying on tallies of square kilometers. That is the true challenge of giant marine reserves.\n\n1.  [</w:instrText>
      </w:r>
      <w:r w:rsidR="00935CAB">
        <w:rPr>
          <w:rFonts w:ascii="Cambria Math" w:hAnsi="Cambria Math" w:cs="Cambria Math"/>
          <w:sz w:val="24"/>
          <w:szCs w:val="24"/>
        </w:rPr>
        <w:instrText>↵</w:instrText>
      </w:r>
      <w:r w:rsidR="00935CAB">
        <w:rPr>
          <w:rFonts w:ascii="Times New Roman" w:hAnsi="Times New Roman" w:cs="Times New Roman"/>
          <w:sz w:val="24"/>
          <w:szCs w:val="24"/>
        </w:rPr>
        <w:instrText>][11] UN Food &amp; Agriculture Organization (FAO), Glossary, Depleted Stock ([www.fao.org/fi/glossary/spec-term-n.asp?id\\_glo=832&amp;id\\_lang=TERMS_E][12]). \n2.  [</w:instrText>
      </w:r>
      <w:r w:rsidR="00935CAB">
        <w:rPr>
          <w:rFonts w:ascii="Cambria Math" w:hAnsi="Cambria Math" w:cs="Cambria Math"/>
          <w:sz w:val="24"/>
          <w:szCs w:val="24"/>
        </w:rPr>
        <w:instrText>↵</w:instrText>
      </w:r>
      <w:r w:rsidR="00935CAB">
        <w:rPr>
          <w:rFonts w:ascii="Times New Roman" w:hAnsi="Times New Roman" w:cs="Times New Roman"/>
          <w:sz w:val="24"/>
          <w:szCs w:val="24"/>
        </w:rPr>
        <w:instrText>][13] 1.   M. J. Juan-Jordá, \n    2.   I. Mosqueira, \n    3.   A. B. Cooper, \n    4.   J. Freire, \n    5.   N. K. Dulvy\n    \n    , Proc. Natl. Acad. Sci. U.S.A. 108, 20650 (2011).\n    \n    [OpenUrl][14][Abstract/FREE Full Text][15]\n\n3.  [</w:instrText>
      </w:r>
      <w:r w:rsidR="00935CAB">
        <w:rPr>
          <w:rFonts w:ascii="Cambria Math" w:hAnsi="Cambria Math" w:cs="Cambria Math"/>
          <w:sz w:val="24"/>
          <w:szCs w:val="24"/>
        </w:rPr>
        <w:instrText>↵</w:instrText>
      </w:r>
      <w:r w:rsidR="00935CAB">
        <w:rPr>
          <w:rFonts w:ascii="Times New Roman" w:hAnsi="Times New Roman" w:cs="Times New Roman"/>
          <w:sz w:val="24"/>
          <w:szCs w:val="24"/>
        </w:rPr>
        <w:instrText xml:space="preserve">][16] Historical Chagos purse-seine juvenile catch of major tropical tunas represents just 0.6% of the Indian Ocean total, and juveniles represent only 0.5% of the Chagos purse-seine catch biomass. By comparison, historical catch in the Somalia EEZ is 4% juvenile (by mass), and </w:instrText>
      </w:r>
      <w:r w:rsidR="00935CAB">
        <w:rPr>
          <w:rFonts w:ascii="Cambria Math" w:hAnsi="Cambria Math" w:cs="Cambria Math"/>
          <w:sz w:val="24"/>
          <w:szCs w:val="24"/>
        </w:rPr>
        <w:instrText>∼</w:instrText>
      </w:r>
      <w:r w:rsidR="00935CAB">
        <w:rPr>
          <w:rFonts w:ascii="Times New Roman" w:hAnsi="Times New Roman" w:cs="Times New Roman"/>
          <w:sz w:val="24"/>
          <w:szCs w:val="24"/>
        </w:rPr>
        <w:instrText>22 times more juvenile biomass is caught in the Somali EEZ than in the Chagos (</w:instrText>
      </w:r>
      <w:r w:rsidR="00935CAB">
        <w:rPr>
          <w:rFonts w:ascii="Cambria Math" w:hAnsi="Cambria Math" w:cs="Cambria Math"/>
          <w:sz w:val="24"/>
          <w:szCs w:val="24"/>
        </w:rPr>
        <w:instrText>∼</w:instrText>
      </w:r>
      <w:r w:rsidR="00935CAB">
        <w:rPr>
          <w:rFonts w:ascii="Times New Roman" w:hAnsi="Times New Roman" w:cs="Times New Roman"/>
          <w:sz w:val="24"/>
          <w:szCs w:val="24"/>
        </w:rPr>
        <w:instrText>17 times the catch per unit-area). Calculations are based on publicly available IOTC catch data ([www.iotc.org/English/index.php][17]) from the period 1993–2004, the last year fishing agreements were in place for the Somalia EEZ. In terms of total catch, Chagos represents approximately 1.5 and 0.5% of total Indian Ocean purse-seine and longline catch, respectively. \n4.  [</w:instrText>
      </w:r>
      <w:r w:rsidR="00935CAB">
        <w:rPr>
          <w:rFonts w:ascii="Cambria Math" w:hAnsi="Cambria Math" w:cs="Cambria Math"/>
          <w:sz w:val="24"/>
          <w:szCs w:val="24"/>
        </w:rPr>
        <w:instrText>↵</w:instrText>
      </w:r>
      <w:r w:rsidR="00935CAB">
        <w:rPr>
          <w:rFonts w:ascii="Times New Roman" w:hAnsi="Times New Roman" w:cs="Times New Roman"/>
          <w:sz w:val="24"/>
          <w:szCs w:val="24"/>
        </w:rPr>
        <w:instrText>][18] J.-P. Hallier, J. Million, The Indian Ocean Tuna Tagging Programme (2012) ([www.iotc.org/files/proceedings/2012/sym/02_PSym.pdf][19]). \n5.  [</w:instrText>
      </w:r>
      <w:r w:rsidR="00935CAB">
        <w:rPr>
          <w:rFonts w:ascii="Cambria Math" w:hAnsi="Cambria Math" w:cs="Cambria Math"/>
          <w:sz w:val="24"/>
          <w:szCs w:val="24"/>
        </w:rPr>
        <w:instrText>↵</w:instrText>
      </w:r>
      <w:r w:rsidR="00935CAB">
        <w:rPr>
          <w:rFonts w:ascii="Times New Roman" w:hAnsi="Times New Roman" w:cs="Times New Roman"/>
          <w:sz w:val="24"/>
          <w:szCs w:val="24"/>
        </w:rPr>
        <w:instrText>][20] 1.   J. Sibert, \n    2.   I. Senina, \n    3.   P. Lehodey, \n    4.   J. Hampton\n    \n    , Proc. Natl. Acad. Sci. U.S.A. 109, 18221 (2012).\n    \n    [OpenUrl][21][Abstract/FREE Full Text][22]\n\n6.  [</w:instrText>
      </w:r>
      <w:r w:rsidR="00935CAB">
        <w:rPr>
          <w:rFonts w:ascii="Cambria Math" w:hAnsi="Cambria Math" w:cs="Cambria Math"/>
          <w:sz w:val="24"/>
          <w:szCs w:val="24"/>
        </w:rPr>
        <w:instrText>↵</w:instrText>
      </w:r>
      <w:r w:rsidR="00935CAB">
        <w:rPr>
          <w:rFonts w:ascii="Times New Roman" w:hAnsi="Times New Roman" w:cs="Times New Roman"/>
          <w:sz w:val="24"/>
          <w:szCs w:val="24"/>
        </w:rPr>
        <w:instrText>][23] S. Dueri, O. Maury, Aquat. Living Res. 10.1051/alr/2012032 (19 December 2012). \n7.  [</w:instrText>
      </w:r>
      <w:r w:rsidR="00935CAB">
        <w:rPr>
          <w:rFonts w:ascii="Cambria Math" w:hAnsi="Cambria Math" w:cs="Cambria Math"/>
          <w:sz w:val="24"/>
          <w:szCs w:val="24"/>
        </w:rPr>
        <w:instrText>↵</w:instrText>
      </w:r>
      <w:r w:rsidR="00935CAB">
        <w:rPr>
          <w:rFonts w:ascii="Times New Roman" w:hAnsi="Times New Roman" w:cs="Times New Roman"/>
          <w:sz w:val="24"/>
          <w:szCs w:val="24"/>
        </w:rPr>
        <w:instrText>][24] 1.   E. Chassot \n    2.  et al\n    \n    ., Analysis of the effects of Somali piracy on the European tuna purse seine fisheries of the Indian Ocean (Indian Ocean Tuna Commission, Victoria, Seychelles, 2010), p. 26.\n    \n    \n\n8.  [</w:instrText>
      </w:r>
      <w:r w:rsidR="00935CAB">
        <w:rPr>
          <w:rFonts w:ascii="Cambria Math" w:hAnsi="Cambria Math" w:cs="Cambria Math"/>
          <w:sz w:val="24"/>
          <w:szCs w:val="24"/>
        </w:rPr>
        <w:instrText>↵</w:instrText>
      </w:r>
      <w:r w:rsidR="00935CAB">
        <w:rPr>
          <w:rFonts w:ascii="Times New Roman" w:hAnsi="Times New Roman" w:cs="Times New Roman"/>
          <w:sz w:val="24"/>
          <w:szCs w:val="24"/>
        </w:rPr>
        <w:instrText>][25] 1.   F. Marsac\n    \n    , Impacts of piracy threats in the West Indian Ocean on the activity and yield of the longline and purse seine fisheries (Indian Ocean Tuna Commission, Victoria, Seychelles, 2009), p. 10.\n    \n    \n\n9.  [</w:instrText>
      </w:r>
      <w:r w:rsidR="00935CAB">
        <w:rPr>
          <w:rFonts w:ascii="Cambria Math" w:hAnsi="Cambria Math" w:cs="Cambria Math"/>
          <w:sz w:val="24"/>
          <w:szCs w:val="24"/>
        </w:rPr>
        <w:instrText>↵</w:instrText>
      </w:r>
      <w:r w:rsidR="00935CAB">
        <w:rPr>
          <w:rFonts w:ascii="Times New Roman" w:hAnsi="Times New Roman" w:cs="Times New Roman"/>
          <w:sz w:val="24"/>
          <w:szCs w:val="24"/>
        </w:rPr>
        <w:instrText xml:space="preserve">][26] IOTC, For the Conservation and Management of Tropical Tunas Stocks in the IOTC Area of Competence (Indian Ocean Tuna Commission, 2010), p. 5.\n\n [1]: /lookup/doi/10.1126/science.339.6120.640\n [2]: #ref-1\n [3]: #ref-2\n [4]: #ref-3\n [5]: #ref-4\n [6]: #ref-5\n [7]: #ref-6\n [8]: #ref-7\n [9]: #ref-8\n [10]: #ref-9\n [11]: #xref-ref-1-1 \"View reference 1 in text\"\n [12]: http://www.fao.org/fi/glossary/spec-term-n.asp?id_glo=832&amp;id_lang=TERMS_E\n [13]: #xref-ref-2-1 \"View reference 2 in text\"\n [14]: {openurl}?query=rft.jtitle%253DProc.%2BNatl.%2BAcad.%2BSci.%2BU.S.A.%26rft_id%253Dinfo%253Adoi%252F10.1073%252Fpnas.1107743108%26rft_id%253Dinfo%253Apmid%252F22143785%26rft.genre%253Darticle%26rft_val_fmt%253Dinfo%253Aofi%252Ffmt%253Akev%253Amtx%253Ajournal%26ctx_ver%253DZ39.88-2004%26url_ver%253DZ39.88-2004%26url_ctx_fmt%253Dinfo%253Aofi%252Ffmt%253Akev%253Amtx%253Actx\n [15]: /lookup/ijlink/YTozOntzOjQ6InBhdGgiO3M6MTQ6Ii9sb29rdXAvaWpsaW5rIjtzOjU6InF1ZXJ5IjthOjQ6e3M6ODoibGlua1R5cGUiO3M6NDoiQUJTVCI7czoxMToiam91cm5hbENvZGUiO3M6NDoicG5hcyI7czo1OiJyZXNpZCI7czoxMjoiMTA4LzUxLzIwNjUwIjtzOjQ6ImF0b20iO3M6MjQ6Ii9zY2kvMzQwLzYxMzQvODEwLjIuYXRvbSI7fXM6ODoiZnJhZ21lbnQiO3M6MDoiIjt9\n [16]: #xref-ref-3-1 \"View reference 3 in text\"\n [17]: http://www.iotc.org/English/index.php\n [18]: #xref-ref-4-1 \"View reference 4 in text\"\n [19]: http://www.iotc.org/files/proceedings/2012/sym/02_PSym.pdf\n [20]: #xref-ref-5-1 \"View reference 5 in text\"\n [21]: {openurl}?query=rft.jtitle%253DProc.%2BNatl.%2BAcad.%2BSci.%2BU.S.A.%26rft_id%253Dinfo%253Adoi%252F10.1073%252Fpnas.1209468109%26rft_id%253Dinfo%253Apmid%252F23064639%26rft.genre%253Darticle%26rft_val_fmt%253Dinfo%253Aofi%252Ffmt%253Akev%253Amtx%253Ajournal%26ctx_ver%253DZ39.88-2004%26url_ver%253DZ39.88-2004%26url_ctx_fmt%253Dinfo%253Aofi%252Ffmt%253Akev%253Amtx%253Actx\n [22]: /lookup/ijlink/YTozOntzOjQ6InBhdGgiO3M6MTQ6Ii9sb29rdXAvaWpsaW5rIjtzOjU6InF1ZXJ5IjthOjQ6e3M6ODoibGlua1R5cGUiO3M6NDoiQUJTVCI7czoxMToiam91cm5hbENvZGUiO3M6NDoicG5hcyI7czo1OiJyZXNpZCI7czoxMjoiMTA5LzQ0LzE4MjIxIjtzOjQ6ImF0b20iO3M6MjQ6Ii9zY2kvMzQwLzYxMzQvODEwLjIuYXRvbSI7fXM6ODoiZnJhZ21lbnQiO3M6MDoiIjt9\n [23]: #xref-ref-6-1 \"View reference 6 in text\"\n [24]: #xref-ref-7-1 \"View reference 7 in text\"\n [25]: #xref-ref-8-1 \"View reference 8 in text\"\n [26]: #xref-ref-9-1 \"View reference 9 in text\"","DOI":"10.1126/science.340.6134.810-b","ISSN":"0036-8075, 1095-9203","note":"PMID: 23687027","language":"en","author":[{"family":"Kaplan","given":"David M."},{"family":"Bach","given":"Pascal"},{"family":"Bonhommeau","given":"Sylvain"},{"family":"Chassot","given":"Emmanuel"},{"family":"Chavance","given":"Pierre"},{"family":"Dagorn","given":"Laurent"},{"family":"Davies","given":"Tim"},{"family":"Dueri","given":"Sibylle"},{"family":"Fletcher","given":"Rick"},{"family":"Fonteneau","given":"Alain"},{"family":"Fromentin","given":"Jean-Marc"},{"family":"Gaertner","given":"Daniel"},{"family":"Hampton","given":"John"},{"family":"Hilborn","given":"Ray"},{"family":"Hobday","given":"Alistair"},{"family":"Kearney","given":"Robert"},{"family":"Kleiber","given":"Pierre"},{"family":"Lehodey","given":"Patrick"},{"family":"Marsac","given":"Francis"},{"family":"Maury","given":"Olivier"},{"family":"Mees","given":"Chris"},{"family":"Ménard","given":"Frédéric"},{"family":"Pearce","given":"John"},{"family":"Sibert","given":"John"}],"issued":{"date-parts":[["2013",5,17]]}}},{"id":2390,"uris":["http://zotero.org/users/local/M0YML2ec/items/CWLIQAVT"],"uri":["http://zotero.org/users/local/M0YML2ec/items/CWLIQAVT"],"itemData":{"id":2390,"type":"article-journal","title":"Co-operation between large-scale MPAs: successful experiences from the Pacific Ocean","container-title":"Aquatic Conservation: Marine and Freshwater Ecosystems","page":"126-141","volume":"26","issue":"S2","source":"Wiley Online Library","abstract":"Nations have recently committed to protecting 20–30% of the ocean at various global summits; however, marine protected areas currently cover &lt;3% of the ocean. Large-scale marine protected areas (LSMPAs, &gt;100 000 km2) are a new concept in global marine conservation that offer real hope in achieving global conservation targets. Many of the existing LSMPAs are remote islands in the Pacific that share common natural history, threats, culture, as well as scientific and management needs. As a result of their common ancestry, many Pacific cultures have a long history of collaboration, including sharing resources, information and expertise to ensure the long-term sustainability of their resources. Management, governance and research capacity limitations are magnified in LSMPAs, therefore highlighting the need to return to these prior forms of collaboration to achieve conservation objectives. Several LSMPAs in the Pacific have collaborated to achieve their management and scientific goals, including documented collaborations among the Papahānaumokuākea Marine National Monument, the Phoenix Islands Protected Area, the Pacific Remote Islands Marine National Monument, the Marianas Trench Marine National Monument, the Motu Motiru Hiva Marine Park, the Natural Park of the Coral Sea, and the Cook Islands Marine Park. Collaborations among LSMPAs in the Pacific include bilateral agreements, learning exchanges, as well as research, monitoring and enforcement activities. By working together, Pacific LSMPAs have been able to overcome some of the management and scientific challenges associated with conserving vast areas of the oceans. Copyright © 2016 John Wiley &amp; Sons, Ltd.","DOI":"10.1002/aqc.2645","ISSN":"1099-0755","shortTitle":"Co-operation between large-scale MPAs","language":"en","author":[{"family":"Friedlander","given":"Alan M."},{"family":"Wagner","given":"Daniel"},{"family":"Gaymer","given":"Carlos F."},{"family":"Wilhelm","given":"T. ‘Aulani"},{"family":"Lewis","given":"Nai‘A"},{"family":"Brooke","given":"Samantha"},{"family":"Kikiloi","given":"Kekuewa"},{"family":"Varmer","given":"Ole"}],"issued":{"date-parts":[["2016"]]}}},{"id":2291,"uris":["http://zotero.org/users/local/M0YML2ec/items/2BHSSMLI"],"uri":["http://zotero.org/users/local/M0YML2ec/items/2BHSSMLI"],"itemData":{"id":2291,"type":"article-journal","title":"Social and ecological effectiveness of large marine protected areas","container-title":"Global Environmental Change","page":"82-91","volume":"43","source":"ScienceDirect","abstract":"Large marine protected areas are increasingly being established to meet global conservation targets and promote sustainable use of resources. Although the factors affecting the performance of small-scale marine protected areas are relatively well studied, there is no such body of knowledge for large marine protected areas. We conducted a global meta-analysis to systematically investigate social, ecological, and governance characteristics of successful large marine protected areas with respect to several social and ecological outcomes. We included all large (&gt;10,000km2), implemented (&gt;5years of active management) marine protected areas that had sufficient data for analysis, for a total of twelve cases. We used the Social-Ecological Systems Meta-Analysis Database, and a consistent protocol for using secondary data and key informant interviews, to code proxies for fisheries, ecosystem health, and the wellbeing of user groups (mainly fishers). We tested four sets of hypotheses derived from the literature on small-scale marine protected areas and common-pool resources: (i) the attributes of species and ecosystems to be managed in the marine protected area, (ii) adherence to principles for designing small-scale marine protected areas, (iii) adherence to the design principles for common-pool resource management, and (iv) stakeholder participation. We found varying levels of support for these hypotheses. Improved fisheries were associated with older marine protected areas, and higher levels of enforcement. Declining fisheries were associated with several ecological and economic factors, including low productivity, high mobility, and high market value. High levels of participation were correlated with improvements in wellbeing and ecosystem health trends. Overall, this study constitutes an important first step in identifying factors affecting social wellbeing and ecological performance of large marine protected areas.","DOI":"10.1016/j.gloenvcha.2017.01.003","ISSN":"0959-3780","journalAbbreviation":"Global Environmental Change","author":[{"family":"Ban","given":"Natalie C."},{"family":"Davies","given":"Tammy E."},{"family":"Aguilera","given":"Stacy E."},{"family":"Brooks","given":"Cassandra"},{"family":"Cox","given":"Michael"},{"family":"Epstein","given":"Graham"},{"family":"Evans","given":"Louisa S."},{"family":"Maxwell","given":"Sara M."},{"family":"Nenadovic","given":"Mateja"}],"issued":{"date-parts":[["2017",3,1]]}}}],"schema":"https://github.com/citation-style-language/schema/raw/master/csl-citation.json"} </w:instrText>
      </w:r>
      <w:r>
        <w:rPr>
          <w:rFonts w:ascii="Times New Roman" w:hAnsi="Times New Roman" w:cs="Times New Roman"/>
          <w:sz w:val="24"/>
          <w:szCs w:val="24"/>
        </w:rPr>
        <w:fldChar w:fldCharType="separate"/>
      </w:r>
      <w:r w:rsidR="00935CAB">
        <w:rPr>
          <w:rFonts w:ascii="Times New Roman" w:hAnsi="Times New Roman" w:cs="Times New Roman"/>
          <w:noProof/>
          <w:sz w:val="24"/>
          <w:szCs w:val="24"/>
        </w:rPr>
        <w:t>(Kaplan et al. 2013; Friedlander et al. 2016; Ban et al. 2017)</w:t>
      </w:r>
      <w:r>
        <w:rPr>
          <w:rFonts w:ascii="Times New Roman" w:hAnsi="Times New Roman" w:cs="Times New Roman"/>
          <w:sz w:val="24"/>
          <w:szCs w:val="24"/>
        </w:rPr>
        <w:fldChar w:fldCharType="end"/>
      </w:r>
      <w:r>
        <w:rPr>
          <w:rFonts w:ascii="Times New Roman" w:hAnsi="Times New Roman" w:cs="Times New Roman"/>
          <w:sz w:val="24"/>
          <w:szCs w:val="24"/>
        </w:rPr>
        <w:t>.</w:t>
      </w:r>
      <w:r w:rsidR="00DD74FD">
        <w:rPr>
          <w:rFonts w:ascii="Times New Roman" w:hAnsi="Times New Roman" w:cs="Times New Roman"/>
          <w:sz w:val="24"/>
          <w:szCs w:val="24"/>
        </w:rPr>
        <w:t xml:space="preserve"> </w:t>
      </w:r>
      <w:r w:rsidR="00935CAB">
        <w:rPr>
          <w:rFonts w:ascii="Times New Roman" w:hAnsi="Times New Roman" w:cs="Times New Roman"/>
          <w:sz w:val="24"/>
          <w:szCs w:val="24"/>
        </w:rPr>
        <w:t>T</w:t>
      </w:r>
      <w:r w:rsidR="0047645C">
        <w:rPr>
          <w:rFonts w:ascii="Times New Roman" w:hAnsi="Times New Roman" w:cs="Times New Roman"/>
          <w:sz w:val="24"/>
          <w:szCs w:val="24"/>
        </w:rPr>
        <w:t xml:space="preserve">raditional tools of marine ecologists are challenging to implement at the scale that is required to robustly assess the effects of such large MPAs </w:t>
      </w:r>
      <w:r w:rsidR="0047645C">
        <w:rPr>
          <w:rFonts w:ascii="Times New Roman" w:hAnsi="Times New Roman" w:cs="Times New Roman"/>
          <w:sz w:val="24"/>
          <w:szCs w:val="24"/>
        </w:rPr>
        <w:fldChar w:fldCharType="begin"/>
      </w:r>
      <w:r w:rsidR="0047645C">
        <w:rPr>
          <w:rFonts w:ascii="Times New Roman" w:hAnsi="Times New Roman" w:cs="Times New Roman"/>
          <w:sz w:val="24"/>
          <w:szCs w:val="24"/>
        </w:rPr>
        <w:instrText xml:space="preserve"> ADDIN ZOTERO_ITEM CSL_CITATION {"citationID":"KvT0M0Es","properties":{"formattedCitation":"(Kaplan et al. 2013)","plainCitation":"(Kaplan et al. 2013)","noteIndex":0},"citationItems":[{"id":2401,"uris":["http://zotero.org/users/local/M0YML2ec/items/RWQMTM69"],"uri":["http://zotero.org/users/local/M0YML2ec/items/RWQMTM69"],"itemData":{"id":2401,"type":"article-journal","title":"The True Challenge of Giant Marine Reserves","container-title":"Science","page":"810-811","volume":"340","issue":"6134","source":"science.sciencemag.org","abstract":"The News Focus story \"Giant marine reserves pose vast challenges\" (C. Pala, 8 February, p. [640][1]) discusses the potential role of large marine reserves in conserving pelagic species. We highlight three points that are misrepresented in the article.\n\nFirst, the story describes tropical tuna stocks in the Indian Ocean as \"depleted,\" implying that they are severely overexploited ([ 1 ][2]). Fishery overcapacity is certainly worrisome, but these stocks are not currently over-exploited ([ 2 ][3]). This clarification by no means precludes appropriate use of area-based management, but stock status is central to weighing different management options.\n\nSecond, the article claims that \"mainstream marine biologists are more optimistic\" about the efficacy of the Chagos Islands reserve because \"tuna there don't necessarily swim vast distances.\" We disagree. Juvenile tuna are rarely caught in the Chagos, indicating that Chagos tuna originate elsewhere ([ 3 ][4]). Moreover, an Indian Ocean mark-recapture project ([ 4 ][5]) found average juvenile tuna displacements of over 1150 km, exceeding distances observed in other oceans ([ 4 ][5]). Mainstream scientists have conducted independent modeling studies integrating habitat variability and observed movement rates that demonstrate that Chagos-sized reserves have little impact on tuna populations ([ 5 ][6], [ 6 ][7]).\n\nThird, monitoring is a major challenge, but the example provided—Chagos-only camera surveys—is highly unlikely to identify reserve effects. Control sites and reliable fish movement data are necessary but will require much larger surveys. Without these, it will be impossible to unequivocally identify as reserve effects observed trends that may well be due to other changes in fishing activity, such as Somali piracy impacts ([ 7 ][8], [ 8 ][9]) and the Indian Ocean timearea closure ([ 9 ][10]).\n\nDecisions to create large oceanic marine protected areas for managing pelagic species should use evidence-based evaluations of potential benefits before implementation, followed by careful estimation of their efficacy rather than relying on tallies of square kilometers. That is the true challenge of giant marine reserves.\n\n1.  [</w:instrText>
      </w:r>
      <w:r w:rsidR="0047645C">
        <w:rPr>
          <w:rFonts w:ascii="Cambria Math" w:hAnsi="Cambria Math" w:cs="Cambria Math"/>
          <w:sz w:val="24"/>
          <w:szCs w:val="24"/>
        </w:rPr>
        <w:instrText>↵</w:instrText>
      </w:r>
      <w:r w:rsidR="0047645C">
        <w:rPr>
          <w:rFonts w:ascii="Times New Roman" w:hAnsi="Times New Roman" w:cs="Times New Roman"/>
          <w:sz w:val="24"/>
          <w:szCs w:val="24"/>
        </w:rPr>
        <w:instrText>][11] UN Food &amp; Agriculture Organization (FAO), Glossary, Depleted Stock ([www.fao.org/fi/glossary/spec-term-n.asp?id\\_glo=832&amp;id\\_lang=TERMS_E][12]). \n2.  [</w:instrText>
      </w:r>
      <w:r w:rsidR="0047645C">
        <w:rPr>
          <w:rFonts w:ascii="Cambria Math" w:hAnsi="Cambria Math" w:cs="Cambria Math"/>
          <w:sz w:val="24"/>
          <w:szCs w:val="24"/>
        </w:rPr>
        <w:instrText>↵</w:instrText>
      </w:r>
      <w:r w:rsidR="0047645C">
        <w:rPr>
          <w:rFonts w:ascii="Times New Roman" w:hAnsi="Times New Roman" w:cs="Times New Roman"/>
          <w:sz w:val="24"/>
          <w:szCs w:val="24"/>
        </w:rPr>
        <w:instrText>][13] 1.   M. J. Juan-Jordá, \n    2.   I. Mosqueira, \n    3.   A. B. Cooper, \n    4.   J. Freire, \n    5.   N. K. Dulvy\n    \n    , Proc. Natl. Acad. Sci. U.S.A. 108, 20650 (2011).\n    \n    [OpenUrl][14][Abstract/FREE Full Text][15]\n\n3.  [</w:instrText>
      </w:r>
      <w:r w:rsidR="0047645C">
        <w:rPr>
          <w:rFonts w:ascii="Cambria Math" w:hAnsi="Cambria Math" w:cs="Cambria Math"/>
          <w:sz w:val="24"/>
          <w:szCs w:val="24"/>
        </w:rPr>
        <w:instrText>↵</w:instrText>
      </w:r>
      <w:r w:rsidR="0047645C">
        <w:rPr>
          <w:rFonts w:ascii="Times New Roman" w:hAnsi="Times New Roman" w:cs="Times New Roman"/>
          <w:sz w:val="24"/>
          <w:szCs w:val="24"/>
        </w:rPr>
        <w:instrText xml:space="preserve">][16] Historical Chagos purse-seine juvenile catch of major tropical tunas represents just 0.6% of the Indian Ocean total, and juveniles represent only 0.5% of the Chagos purse-seine catch biomass. By comparison, historical catch in the Somalia EEZ is 4% juvenile (by mass), and </w:instrText>
      </w:r>
      <w:r w:rsidR="0047645C">
        <w:rPr>
          <w:rFonts w:ascii="Cambria Math" w:hAnsi="Cambria Math" w:cs="Cambria Math"/>
          <w:sz w:val="24"/>
          <w:szCs w:val="24"/>
        </w:rPr>
        <w:instrText>∼</w:instrText>
      </w:r>
      <w:r w:rsidR="0047645C">
        <w:rPr>
          <w:rFonts w:ascii="Times New Roman" w:hAnsi="Times New Roman" w:cs="Times New Roman"/>
          <w:sz w:val="24"/>
          <w:szCs w:val="24"/>
        </w:rPr>
        <w:instrText>22 times more juvenile biomass is caught in the Somali EEZ than in the Chagos (</w:instrText>
      </w:r>
      <w:r w:rsidR="0047645C">
        <w:rPr>
          <w:rFonts w:ascii="Cambria Math" w:hAnsi="Cambria Math" w:cs="Cambria Math"/>
          <w:sz w:val="24"/>
          <w:szCs w:val="24"/>
        </w:rPr>
        <w:instrText>∼</w:instrText>
      </w:r>
      <w:r w:rsidR="0047645C">
        <w:rPr>
          <w:rFonts w:ascii="Times New Roman" w:hAnsi="Times New Roman" w:cs="Times New Roman"/>
          <w:sz w:val="24"/>
          <w:szCs w:val="24"/>
        </w:rPr>
        <w:instrText>17 times the catch per unit-area). Calculations are based on publicly available IOTC catch data ([www.iotc.org/English/index.php][17]) from the period 1993–2004, the last year fishing agreements were in place for the Somalia EEZ. In terms of total catch, Chagos represents approximately 1.5 and 0.5% of total Indian Ocean purse-seine and longline catch, respectively. \n4.  [</w:instrText>
      </w:r>
      <w:r w:rsidR="0047645C">
        <w:rPr>
          <w:rFonts w:ascii="Cambria Math" w:hAnsi="Cambria Math" w:cs="Cambria Math"/>
          <w:sz w:val="24"/>
          <w:szCs w:val="24"/>
        </w:rPr>
        <w:instrText>↵</w:instrText>
      </w:r>
      <w:r w:rsidR="0047645C">
        <w:rPr>
          <w:rFonts w:ascii="Times New Roman" w:hAnsi="Times New Roman" w:cs="Times New Roman"/>
          <w:sz w:val="24"/>
          <w:szCs w:val="24"/>
        </w:rPr>
        <w:instrText>][18] J.-P. Hallier, J. Million, The Indian Ocean Tuna Tagging Programme (2012) ([www.iotc.org/files/proceedings/2012/sym/02_PSym.pdf][19]). \n5.  [</w:instrText>
      </w:r>
      <w:r w:rsidR="0047645C">
        <w:rPr>
          <w:rFonts w:ascii="Cambria Math" w:hAnsi="Cambria Math" w:cs="Cambria Math"/>
          <w:sz w:val="24"/>
          <w:szCs w:val="24"/>
        </w:rPr>
        <w:instrText>↵</w:instrText>
      </w:r>
      <w:r w:rsidR="0047645C">
        <w:rPr>
          <w:rFonts w:ascii="Times New Roman" w:hAnsi="Times New Roman" w:cs="Times New Roman"/>
          <w:sz w:val="24"/>
          <w:szCs w:val="24"/>
        </w:rPr>
        <w:instrText>][20] 1.   J. Sibert, \n    2.   I. Senina, \n    3.   P. Lehodey, \n    4.   J. Hampton\n    \n    , Proc. Natl. Acad. Sci. U.S.A. 109, 18221 (2012).\n    \n    [OpenUrl][21][Abstract/FREE Full Text][22]\n\n6.  [</w:instrText>
      </w:r>
      <w:r w:rsidR="0047645C">
        <w:rPr>
          <w:rFonts w:ascii="Cambria Math" w:hAnsi="Cambria Math" w:cs="Cambria Math"/>
          <w:sz w:val="24"/>
          <w:szCs w:val="24"/>
        </w:rPr>
        <w:instrText>↵</w:instrText>
      </w:r>
      <w:r w:rsidR="0047645C">
        <w:rPr>
          <w:rFonts w:ascii="Times New Roman" w:hAnsi="Times New Roman" w:cs="Times New Roman"/>
          <w:sz w:val="24"/>
          <w:szCs w:val="24"/>
        </w:rPr>
        <w:instrText>][23] S. Dueri, O. Maury, Aquat. Living Res. 10.1051/alr/2012032 (19 December 2012). \n7.  [</w:instrText>
      </w:r>
      <w:r w:rsidR="0047645C">
        <w:rPr>
          <w:rFonts w:ascii="Cambria Math" w:hAnsi="Cambria Math" w:cs="Cambria Math"/>
          <w:sz w:val="24"/>
          <w:szCs w:val="24"/>
        </w:rPr>
        <w:instrText>↵</w:instrText>
      </w:r>
      <w:r w:rsidR="0047645C">
        <w:rPr>
          <w:rFonts w:ascii="Times New Roman" w:hAnsi="Times New Roman" w:cs="Times New Roman"/>
          <w:sz w:val="24"/>
          <w:szCs w:val="24"/>
        </w:rPr>
        <w:instrText>][24] 1.   E. Chassot \n    2.  et al\n    \n    ., Analysis of the effects of Somali piracy on the European tuna purse seine fisheries of the Indian Ocean (Indian Ocean Tuna Commission, Victoria, Seychelles, 2010), p. 26.\n    \n    \n\n8.  [</w:instrText>
      </w:r>
      <w:r w:rsidR="0047645C">
        <w:rPr>
          <w:rFonts w:ascii="Cambria Math" w:hAnsi="Cambria Math" w:cs="Cambria Math"/>
          <w:sz w:val="24"/>
          <w:szCs w:val="24"/>
        </w:rPr>
        <w:instrText>↵</w:instrText>
      </w:r>
      <w:r w:rsidR="0047645C">
        <w:rPr>
          <w:rFonts w:ascii="Times New Roman" w:hAnsi="Times New Roman" w:cs="Times New Roman"/>
          <w:sz w:val="24"/>
          <w:szCs w:val="24"/>
        </w:rPr>
        <w:instrText>][25] 1.   F. Marsac\n    \n    , Impacts of piracy threats in the West Indian Ocean on the activity and yield of the longline and purse seine fisheries (Indian Ocean Tuna Commission, Victoria, Seychelles, 2009), p. 10.\n    \n    \n\n9.  [</w:instrText>
      </w:r>
      <w:r w:rsidR="0047645C">
        <w:rPr>
          <w:rFonts w:ascii="Cambria Math" w:hAnsi="Cambria Math" w:cs="Cambria Math"/>
          <w:sz w:val="24"/>
          <w:szCs w:val="24"/>
        </w:rPr>
        <w:instrText>↵</w:instrText>
      </w:r>
      <w:r w:rsidR="0047645C">
        <w:rPr>
          <w:rFonts w:ascii="Times New Roman" w:hAnsi="Times New Roman" w:cs="Times New Roman"/>
          <w:sz w:val="24"/>
          <w:szCs w:val="24"/>
        </w:rPr>
        <w:instrText xml:space="preserve">][26] IOTC, For the Conservation and Management of Tropical Tunas Stocks in the IOTC Area of Competence (Indian Ocean Tuna Commission, 2010), p. 5.\n\n [1]: /lookup/doi/10.1126/science.339.6120.640\n [2]: #ref-1\n [3]: #ref-2\n [4]: #ref-3\n [5]: #ref-4\n [6]: #ref-5\n [7]: #ref-6\n [8]: #ref-7\n [9]: #ref-8\n [10]: #ref-9\n [11]: #xref-ref-1-1 \"View reference 1 in text\"\n [12]: http://www.fao.org/fi/glossary/spec-term-n.asp?id_glo=832&amp;id_lang=TERMS_E\n [13]: #xref-ref-2-1 \"View reference 2 in text\"\n [14]: {openurl}?query=rft.jtitle%253DProc.%2BNatl.%2BAcad.%2BSci.%2BU.S.A.%26rft_id%253Dinfo%253Adoi%252F10.1073%252Fpnas.1107743108%26rft_id%253Dinfo%253Apmid%252F22143785%26rft.genre%253Darticle%26rft_val_fmt%253Dinfo%253Aofi%252Ffmt%253Akev%253Amtx%253Ajournal%26ctx_ver%253DZ39.88-2004%26url_ver%253DZ39.88-2004%26url_ctx_fmt%253Dinfo%253Aofi%252Ffmt%253Akev%253Amtx%253Actx\n [15]: /lookup/ijlink/YTozOntzOjQ6InBhdGgiO3M6MTQ6Ii9sb29rdXAvaWpsaW5rIjtzOjU6InF1ZXJ5IjthOjQ6e3M6ODoibGlua1R5cGUiO3M6NDoiQUJTVCI7czoxMToiam91cm5hbENvZGUiO3M6NDoicG5hcyI7czo1OiJyZXNpZCI7czoxMjoiMTA4LzUxLzIwNjUwIjtzOjQ6ImF0b20iO3M6MjQ6Ii9zY2kvMzQwLzYxMzQvODEwLjIuYXRvbSI7fXM6ODoiZnJhZ21lbnQiO3M6MDoiIjt9\n [16]: #xref-ref-3-1 \"View reference 3 in text\"\n [17]: http://www.iotc.org/English/index.php\n [18]: #xref-ref-4-1 \"View reference 4 in text\"\n [19]: http://www.iotc.org/files/proceedings/2012/sym/02_PSym.pdf\n [20]: #xref-ref-5-1 \"View reference 5 in text\"\n [21]: {openurl}?query=rft.jtitle%253DProc.%2BNatl.%2BAcad.%2BSci.%2BU.S.A.%26rft_id%253Dinfo%253Adoi%252F10.1073%252Fpnas.1209468109%26rft_id%253Dinfo%253Apmid%252F23064639%26rft.genre%253Darticle%26rft_val_fmt%253Dinfo%253Aofi%252Ffmt%253Akev%253Amtx%253Ajournal%26ctx_ver%253DZ39.88-2004%26url_ver%253DZ39.88-2004%26url_ctx_fmt%253Dinfo%253Aofi%252Ffmt%253Akev%253Amtx%253Actx\n [22]: /lookup/ijlink/YTozOntzOjQ6InBhdGgiO3M6MTQ6Ii9sb29rdXAvaWpsaW5rIjtzOjU6InF1ZXJ5IjthOjQ6e3M6ODoibGlua1R5cGUiO3M6NDoiQUJTVCI7czoxMToiam91cm5hbENvZGUiO3M6NDoicG5hcyI7czo1OiJyZXNpZCI7czoxMjoiMTA5LzQ0LzE4MjIxIjtzOjQ6ImF0b20iO3M6MjQ6Ii9zY2kvMzQwLzYxMzQvODEwLjIuYXRvbSI7fXM6ODoiZnJhZ21lbnQiO3M6MDoiIjt9\n [23]: #xref-ref-6-1 \"View reference 6 in text\"\n [24]: #xref-ref-7-1 \"View reference 7 in text\"\n [25]: #xref-ref-8-1 \"View reference 8 in text\"\n [26]: #xref-ref-9-1 \"View reference 9 in text\"","DOI":"10.1126/science.340.6134.810-b","ISSN":"0036-8075, 1095-9203","note":"PMID: 23687027","language":"en","author":[{"family":"Kaplan","given":"David M."},{"family":"Bach","given":"Pascal"},{"family":"Bonhommeau","given":"Sylvain"},{"family":"Chassot","given":"Emmanuel"},{"family":"Chavance","given":"Pierre"},{"family":"Dagorn","given":"Laurent"},{"family":"Davies","given":"Tim"},{"family":"Dueri","given":"Sibylle"},{"family":"Fletcher","given":"Rick"},{"family":"Fonteneau","given":"Alain"},{"family":"Fromentin","given":"Jean-Marc"},{"family":"Gaertner","given":"Daniel"},{"family":"Hampton","given":"John"},{"family":"Hilborn","given":"Ray"},{"family":"Hobday","given":"Alistair"},{"family":"Kearney","given":"Robert"},{"family":"Kleiber","given":"Pierre"},{"family":"Lehodey","given":"Patrick"},{"family":"Marsac","given":"Francis"},{"family":"Maury","given":"Olivier"},{"family":"Mees","given":"Chris"},{"family":"Ménard","given":"Frédéric"},{"family":"Pearce","given":"John"},{"family":"Sibert","given":"John"}],"issued":{"date-parts":[["2013",5,17]]}}}],"schema":"https://github.com/citation-style-language/schema/raw/master/csl-citation.json"} </w:instrText>
      </w:r>
      <w:r w:rsidR="0047645C">
        <w:rPr>
          <w:rFonts w:ascii="Times New Roman" w:hAnsi="Times New Roman" w:cs="Times New Roman"/>
          <w:sz w:val="24"/>
          <w:szCs w:val="24"/>
        </w:rPr>
        <w:fldChar w:fldCharType="separate"/>
      </w:r>
      <w:r w:rsidR="0047645C">
        <w:rPr>
          <w:rFonts w:ascii="Times New Roman" w:hAnsi="Times New Roman" w:cs="Times New Roman"/>
          <w:noProof/>
          <w:sz w:val="24"/>
          <w:szCs w:val="24"/>
        </w:rPr>
        <w:t>(Kaplan et al. 2013)</w:t>
      </w:r>
      <w:r w:rsidR="0047645C">
        <w:rPr>
          <w:rFonts w:ascii="Times New Roman" w:hAnsi="Times New Roman" w:cs="Times New Roman"/>
          <w:sz w:val="24"/>
          <w:szCs w:val="24"/>
        </w:rPr>
        <w:fldChar w:fldCharType="end"/>
      </w:r>
      <w:r w:rsidR="0047645C">
        <w:rPr>
          <w:rFonts w:ascii="Times New Roman" w:hAnsi="Times New Roman" w:cs="Times New Roman"/>
          <w:sz w:val="24"/>
          <w:szCs w:val="24"/>
        </w:rPr>
        <w:t xml:space="preserve">. </w:t>
      </w:r>
      <w:r w:rsidR="000322E5">
        <w:rPr>
          <w:rFonts w:ascii="Times New Roman" w:hAnsi="Times New Roman" w:cs="Times New Roman"/>
          <w:sz w:val="24"/>
          <w:szCs w:val="24"/>
        </w:rPr>
        <w:t xml:space="preserve">High resolution data on the catch and effort of commercial fisheries near protected regions can offer powerful insights </w:t>
      </w:r>
      <w:r w:rsidR="000322E5">
        <w:rPr>
          <w:rFonts w:ascii="Times New Roman" w:hAnsi="Times New Roman" w:cs="Times New Roman"/>
          <w:sz w:val="24"/>
          <w:szCs w:val="24"/>
        </w:rPr>
        <w:fldChar w:fldCharType="begin"/>
      </w:r>
      <w:r w:rsidR="000322E5">
        <w:rPr>
          <w:rFonts w:ascii="Times New Roman" w:hAnsi="Times New Roman" w:cs="Times New Roman"/>
          <w:sz w:val="24"/>
          <w:szCs w:val="24"/>
        </w:rPr>
        <w:instrText xml:space="preserve"> ADDIN ZOTERO_ITEM CSL_CITATION {"citationID":"ZAWtY8xO","properties":{"formattedCitation":"(Boerder et al. 2017)","plainCitation":"(Boerder et al. 2017)","noteIndex":0},"citationItems":[{"id":2429,"uris":["http://zotero.org/users/local/M0YML2ec/items/FYCNFL9F"],"uri":["http://zotero.org/users/local/M0YML2ec/items/FYCNFL9F"],"itemData":{"id":2429,"type":"article-journal","title":"Interactions of tuna fisheries with the Galápagos marine reserve","container-title":"Marine Ecology Progress Series","page":"1-15","volume":"585","source":"www.int-res.com","abstract":"The largest protected areas of any kind have all recently been established in the ocean. Since 2012, 5 protected areas that exceed 1 million km2 in size have been created, mostly in remote oceanic areas. The potential conservation and fisheries benefits of such reserves have been debated in the public, the media, and the scientific literature. Little is known about their effectiveness for commercially valuable pelagic predators, especially for highly migratory species such as tuna and billfishes. Here we analyse the iconic Galápagos Marine Reserve, documenting interactions with and changes in associated tuna purse seine fisheries in the Eastern Tropical Pacific. Using a combination of long-term onboard observer data and a novel data set of high-resolution, remotely sensed vessel tracks (Automatic Identification System [AIS]), we reveal progressive divergence of tuna fishing effort, catch, and catch per unit of effort (CPUE) trends in areas adjacent to the reserve from trends in the surrounding fished areas. Both data sets show a regionally unique hotspot of concentrated effort along the western reserve boundary now receiving &gt;4-fold greater fishing effort density than the rest of the surrounding area. These dynamic interactions of tuna purse seine fisheries with the Galápagos Marine Reserve suggest that the reserve might enhance fish stock availability to local fisheries and help to stabilize local catches despite overall decreasing biomass trends for these highly commercial tuna stocks.","DOI":"10.3354/meps12399","ISSN":"0171-8630, 1616-1599","language":"en","author":[{"family":"Boerder","given":"Kristina"},{"family":"Bryndum-Buchholz","given":"Andrea"},{"family":"Worm","given":"Boris"}],"issued":{"date-parts":[["2017",12,22]]}}}],"schema":"https://github.com/citation-style-language/schema/raw/master/csl-citation.json"} </w:instrText>
      </w:r>
      <w:r w:rsidR="000322E5">
        <w:rPr>
          <w:rFonts w:ascii="Times New Roman" w:hAnsi="Times New Roman" w:cs="Times New Roman"/>
          <w:sz w:val="24"/>
          <w:szCs w:val="24"/>
        </w:rPr>
        <w:fldChar w:fldCharType="separate"/>
      </w:r>
      <w:r w:rsidR="000322E5">
        <w:rPr>
          <w:rFonts w:ascii="Times New Roman" w:hAnsi="Times New Roman" w:cs="Times New Roman"/>
          <w:noProof/>
          <w:sz w:val="24"/>
          <w:szCs w:val="24"/>
        </w:rPr>
        <w:t>(Boerder et al. 2017)</w:t>
      </w:r>
      <w:r w:rsidR="000322E5">
        <w:rPr>
          <w:rFonts w:ascii="Times New Roman" w:hAnsi="Times New Roman" w:cs="Times New Roman"/>
          <w:sz w:val="24"/>
          <w:szCs w:val="24"/>
        </w:rPr>
        <w:fldChar w:fldCharType="end"/>
      </w:r>
      <w:r w:rsidR="000322E5">
        <w:rPr>
          <w:rFonts w:ascii="Times New Roman" w:hAnsi="Times New Roman" w:cs="Times New Roman"/>
          <w:sz w:val="24"/>
          <w:szCs w:val="24"/>
        </w:rPr>
        <w:t xml:space="preserve">, but these datasets are typically kept private by national governments. Publicly available datasets released by regional fisheries management organizations (RFMOs) are often too coarse (e.g., </w:t>
      </w:r>
      <w:proofErr w:type="gramStart"/>
      <w:r w:rsidR="000322E5">
        <w:rPr>
          <w:rFonts w:ascii="Times New Roman" w:hAnsi="Times New Roman" w:cs="Times New Roman"/>
          <w:sz w:val="24"/>
          <w:szCs w:val="24"/>
        </w:rPr>
        <w:t>5 degree</w:t>
      </w:r>
      <w:proofErr w:type="gramEnd"/>
      <w:r w:rsidR="000322E5">
        <w:rPr>
          <w:rFonts w:ascii="Times New Roman" w:hAnsi="Times New Roman" w:cs="Times New Roman"/>
          <w:sz w:val="24"/>
          <w:szCs w:val="24"/>
        </w:rPr>
        <w:t xml:space="preserve"> cells) to pinpoint the effects of MPAs.</w:t>
      </w:r>
    </w:p>
    <w:p w14:paraId="0E5C2BB4" w14:textId="6CBCB37E" w:rsidR="005D73E2" w:rsidRDefault="009D749A" w:rsidP="00B42D61">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recent </w:t>
      </w:r>
      <w:r w:rsidR="001A0652">
        <w:rPr>
          <w:rFonts w:ascii="Times New Roman" w:hAnsi="Times New Roman" w:cs="Times New Roman"/>
          <w:sz w:val="24"/>
          <w:szCs w:val="24"/>
        </w:rPr>
        <w:t>proliferation</w:t>
      </w:r>
      <w:r>
        <w:rPr>
          <w:rFonts w:ascii="Times New Roman" w:hAnsi="Times New Roman" w:cs="Times New Roman"/>
          <w:sz w:val="24"/>
          <w:szCs w:val="24"/>
        </w:rPr>
        <w:t xml:space="preserve"> of vessel tracking </w:t>
      </w:r>
      <w:r w:rsidR="001A0652">
        <w:rPr>
          <w:rFonts w:ascii="Times New Roman" w:hAnsi="Times New Roman" w:cs="Times New Roman"/>
          <w:sz w:val="24"/>
          <w:szCs w:val="24"/>
        </w:rPr>
        <w:t xml:space="preserve">data now allows for direct, empirical </w:t>
      </w:r>
      <w:r w:rsidR="005D73E2">
        <w:rPr>
          <w:rFonts w:ascii="Times New Roman" w:hAnsi="Times New Roman" w:cs="Times New Roman"/>
          <w:sz w:val="24"/>
          <w:szCs w:val="24"/>
        </w:rPr>
        <w:t>investigation</w:t>
      </w:r>
      <w:r w:rsidR="001A0652">
        <w:rPr>
          <w:rFonts w:ascii="Times New Roman" w:hAnsi="Times New Roman" w:cs="Times New Roman"/>
          <w:sz w:val="24"/>
          <w:szCs w:val="24"/>
        </w:rPr>
        <w:t xml:space="preserve"> of these points of contention. High-resolution tracks of over 70,000 </w:t>
      </w:r>
      <w:r w:rsidR="001A0652">
        <w:rPr>
          <w:rFonts w:ascii="Times New Roman" w:hAnsi="Times New Roman" w:cs="Times New Roman"/>
          <w:sz w:val="24"/>
          <w:szCs w:val="24"/>
        </w:rPr>
        <w:lastRenderedPageBreak/>
        <w:t>industrial fishing boats have been produced by analyzing detections of vessel Automatic Identification System (AIS) signals – a system originally designed for navigation</w:t>
      </w:r>
      <w:r w:rsidR="005D73E2">
        <w:rPr>
          <w:rFonts w:ascii="Times New Roman" w:hAnsi="Times New Roman" w:cs="Times New Roman"/>
          <w:sz w:val="24"/>
          <w:szCs w:val="24"/>
        </w:rPr>
        <w:t>al</w:t>
      </w:r>
      <w:r w:rsidR="001A0652">
        <w:rPr>
          <w:rFonts w:ascii="Times New Roman" w:hAnsi="Times New Roman" w:cs="Times New Roman"/>
          <w:sz w:val="24"/>
          <w:szCs w:val="24"/>
        </w:rPr>
        <w:t xml:space="preserve"> and safety purposes</w:t>
      </w:r>
      <w:r w:rsidR="005D73E2">
        <w:rPr>
          <w:rFonts w:ascii="Times New Roman" w:hAnsi="Times New Roman" w:cs="Times New Roman"/>
          <w:sz w:val="24"/>
          <w:szCs w:val="24"/>
        </w:rPr>
        <w:t xml:space="preserve"> </w:t>
      </w:r>
      <w:r w:rsidR="005D73E2">
        <w:rPr>
          <w:rFonts w:ascii="Times New Roman" w:hAnsi="Times New Roman" w:cs="Times New Roman"/>
          <w:sz w:val="24"/>
          <w:szCs w:val="24"/>
        </w:rPr>
        <w:fldChar w:fldCharType="begin"/>
      </w:r>
      <w:r w:rsidR="005D73E2">
        <w:rPr>
          <w:rFonts w:ascii="Times New Roman" w:hAnsi="Times New Roman" w:cs="Times New Roman"/>
          <w:sz w:val="24"/>
          <w:szCs w:val="24"/>
        </w:rPr>
        <w:instrText xml:space="preserve"> ADDIN ZOTERO_ITEM CSL_CITATION {"citationID":"QLKh2kwS","properties":{"formattedCitation":"(Kroodsma et al. 2018)","plainCitation":"(Kroodsma et al. 2018)","noteIndex":0},"citationItems":[{"id":2105,"uris":["http://zotero.org/users/local/M0YML2ec/items/8L9QLX2M"],"uri":["http://zotero.org/users/local/M0YML2ec/items/8L9QLX2M"],"itemData":{"id":2105,"type":"article-journal","title":"Tracking the global footprint of fisheries","container-title":"Science","page":"904-908","volume":"359","issue":"6378","source":"science.sciencemag.org","abstract":"More than half the fish in the sea\nAs the human population has grown in recent decades, our dependence on ocean-supplied protein has rapidly increased. Kroodsma et al. took advantage of the automatic identification system installed on all industrial fishing vessels to map and quantify fishing efforts across the world (see the Perspective by Poloczanska). More than half of the world's oceans are subject to industrial-scale harvest, spanning an area four times that covered by terrestrial agriculture. Furthermore, fishing efforts seem not to depend on economic or environmental drivers, but rather social and political schedules. Thus, more active measures will likely be needed to ensure sustainable use of ocean resources.\nScience, this issue p. 904; see also p. 864\nAlthough fishing is one of the most widespread activities by which humans harvest natural resources, its global footprint is poorly understood and has never been directly quantified. We processed 22 billion automatic identification system messages and tracked &gt;70,000 industrial fishing vessels from 2012 to 2016, creating a global dynamic footprint of fishing effort with spatial and temporal resolution two to three orders of magnitude higher than for previous data sets. Our data show that industrial fishing occurs in &gt;55% of ocean area and has a spatial extent more than four times that of agriculture. We find that global patterns of fishing have surprisingly low sensitivity to short-term economic and environmental variation and a strong response to cultural and political events such as holidays and closures.\nMore than half of the ocean is exposed to industrial fishing activities.\nMore than half of the ocean is exposed to industrial fishing activities.","DOI":"10.1126/science.aao5646","ISSN":"0036-8075, 1095-9203","note":"PMID: 29472481","language":"en","author":[{"family":"Kroodsma","given":"David A."},{"family":"Mayorga","given":"Juan"},{"family":"Hochberg","given":"Timothy"},{"family":"Miller","given":"Nathan A."},{"family":"Boerder","given":"Kristina"},{"family":"Ferretti","given":"Francesco"},{"family":"Wilson","given":"Alex"},{"family":"Bergman","given":"Bjorn"},{"family":"White","given":"Timothy D."},{"family":"Block","given":"Barbara A."},{"family":"Woods","given":"Paul"},{"family":"Sullivan","given":"Brian"},{"family":"Costello","given":"Christopher"},{"family":"Worm","given":"Boris"}],"issued":{"date-parts":[["2018",2,23]]}}}],"schema":"https://github.com/citation-style-language/schema/raw/master/csl-citation.json"} </w:instrText>
      </w:r>
      <w:r w:rsidR="005D73E2">
        <w:rPr>
          <w:rFonts w:ascii="Times New Roman" w:hAnsi="Times New Roman" w:cs="Times New Roman"/>
          <w:sz w:val="24"/>
          <w:szCs w:val="24"/>
        </w:rPr>
        <w:fldChar w:fldCharType="separate"/>
      </w:r>
      <w:r w:rsidR="005D73E2">
        <w:rPr>
          <w:rFonts w:ascii="Times New Roman" w:hAnsi="Times New Roman" w:cs="Times New Roman"/>
          <w:noProof/>
          <w:sz w:val="24"/>
          <w:szCs w:val="24"/>
        </w:rPr>
        <w:t>(Kroodsma et al. 2018)</w:t>
      </w:r>
      <w:r w:rsidR="005D73E2">
        <w:rPr>
          <w:rFonts w:ascii="Times New Roman" w:hAnsi="Times New Roman" w:cs="Times New Roman"/>
          <w:sz w:val="24"/>
          <w:szCs w:val="24"/>
        </w:rPr>
        <w:fldChar w:fldCharType="end"/>
      </w:r>
      <w:r w:rsidR="005D73E2">
        <w:rPr>
          <w:rFonts w:ascii="Times New Roman" w:hAnsi="Times New Roman" w:cs="Times New Roman"/>
          <w:sz w:val="24"/>
          <w:szCs w:val="24"/>
        </w:rPr>
        <w:t>.</w:t>
      </w:r>
      <w:r w:rsidR="006608BD">
        <w:rPr>
          <w:rFonts w:ascii="Times New Roman" w:hAnsi="Times New Roman" w:cs="Times New Roman"/>
          <w:sz w:val="24"/>
          <w:szCs w:val="24"/>
        </w:rPr>
        <w:t xml:space="preserve"> </w:t>
      </w:r>
      <w:r w:rsidR="00F17C09">
        <w:rPr>
          <w:rFonts w:ascii="Times New Roman" w:hAnsi="Times New Roman" w:cs="Times New Roman"/>
          <w:sz w:val="24"/>
          <w:szCs w:val="24"/>
        </w:rPr>
        <w:t xml:space="preserve">The resulting dataset is comprised of 22 billion detections and captures approximately 50-75% of global fishing effort in offshore regions, where the vast majority of large MPAs are located </w:t>
      </w:r>
      <w:r w:rsidR="00F17C09">
        <w:rPr>
          <w:rFonts w:ascii="Times New Roman" w:hAnsi="Times New Roman" w:cs="Times New Roman"/>
          <w:sz w:val="24"/>
          <w:szCs w:val="24"/>
        </w:rPr>
        <w:fldChar w:fldCharType="begin"/>
      </w:r>
      <w:r w:rsidR="00F17C09">
        <w:rPr>
          <w:rFonts w:ascii="Times New Roman" w:hAnsi="Times New Roman" w:cs="Times New Roman"/>
          <w:sz w:val="24"/>
          <w:szCs w:val="24"/>
        </w:rPr>
        <w:instrText xml:space="preserve"> ADDIN ZOTERO_ITEM CSL_CITATION {"citationID":"dRKrt2VC","properties":{"formattedCitation":"(O\\uc0\\u8217{}Leary et al. 2018)","plainCitation":"(O’Leary et al. 2018)","noteIndex":0},"citationItems":[{"id":2353,"uris":["http://zotero.org/users/local/M0YML2ec/items/DMNVCKHD"],"uri":["http://zotero.org/users/local/M0YML2ec/items/DMNVCKHD"],"itemData":{"id":2353,"type":"article-journal","title":"Addressing Criticisms of Large-Scale Marine Protected Areas","container-title":"BioScience","page":"359-370","volume":"68","issue":"5","source":"academic.oup.com","abstract":"Abstract.  Designated large-scale marine protected areas (LSMPAs, 100,000 or more square kilometers) constitute over two-thirds of the approximately 6.6% of the","DOI":"10.1093/biosci/biy021","ISSN":"0006-3568","journalAbbreviation":"BioScience","language":"en","author":[{"family":"O’Leary","given":"Bethan C."},{"family":"Ban","given":"Natalie C."},{"family":"Fernandez","given":"Miriam"},{"family":"Friedlander","given":"Alan M."},{"family":"García-Borboroglu","given":"Pablo"},{"family":"Golbuu","given":"Yimnang"},{"family":"Guidetti","given":"Paolo"},{"family":"Harris","given":"Jean M."},{"family":"Hawkins","given":"Julie P."},{"family":"Langlois","given":"Tim"},{"family":"McCauley","given":"Douglas J."},{"family":"Pikitch","given":"Ellen K."},{"family":"Richmond","given":"Robert H."},{"family":"Roberts","given":"Callum M."}],"issued":{"date-parts":[["2018",5,1]]}}}],"schema":"https://github.com/citation-style-language/schema/raw/master/csl-citation.json"} </w:instrText>
      </w:r>
      <w:r w:rsidR="00F17C09">
        <w:rPr>
          <w:rFonts w:ascii="Times New Roman" w:hAnsi="Times New Roman" w:cs="Times New Roman"/>
          <w:sz w:val="24"/>
          <w:szCs w:val="24"/>
        </w:rPr>
        <w:fldChar w:fldCharType="separate"/>
      </w:r>
      <w:r w:rsidR="00F17C09" w:rsidRPr="00AD2DD3">
        <w:rPr>
          <w:rFonts w:ascii="Times New Roman" w:hAnsi="Times New Roman" w:cs="Times New Roman"/>
          <w:sz w:val="24"/>
        </w:rPr>
        <w:t>(O’Leary et al. 2018)</w:t>
      </w:r>
      <w:r w:rsidR="00F17C09">
        <w:rPr>
          <w:rFonts w:ascii="Times New Roman" w:hAnsi="Times New Roman" w:cs="Times New Roman"/>
          <w:sz w:val="24"/>
          <w:szCs w:val="24"/>
        </w:rPr>
        <w:fldChar w:fldCharType="end"/>
      </w:r>
      <w:r w:rsidR="00F17C09">
        <w:rPr>
          <w:rFonts w:ascii="Times New Roman" w:hAnsi="Times New Roman" w:cs="Times New Roman"/>
          <w:sz w:val="24"/>
          <w:szCs w:val="24"/>
        </w:rPr>
        <w:t xml:space="preserve">. This dataset does not capture the activity of small-scale fishing vessels, though </w:t>
      </w:r>
      <w:r w:rsidR="00001422">
        <w:rPr>
          <w:rFonts w:ascii="Times New Roman" w:hAnsi="Times New Roman" w:cs="Times New Roman"/>
          <w:sz w:val="24"/>
          <w:szCs w:val="24"/>
        </w:rPr>
        <w:t>subsistence vessels</w:t>
      </w:r>
      <w:r w:rsidR="00F17C09">
        <w:rPr>
          <w:rFonts w:ascii="Times New Roman" w:hAnsi="Times New Roman" w:cs="Times New Roman"/>
          <w:sz w:val="24"/>
          <w:szCs w:val="24"/>
        </w:rPr>
        <w:t xml:space="preserve"> are not the </w:t>
      </w:r>
      <w:r w:rsidR="00072E33">
        <w:rPr>
          <w:rFonts w:ascii="Times New Roman" w:hAnsi="Times New Roman" w:cs="Times New Roman"/>
          <w:sz w:val="24"/>
          <w:szCs w:val="24"/>
        </w:rPr>
        <w:t>typical</w:t>
      </w:r>
      <w:r w:rsidR="00F17C09">
        <w:rPr>
          <w:rFonts w:ascii="Times New Roman" w:hAnsi="Times New Roman" w:cs="Times New Roman"/>
          <w:sz w:val="24"/>
          <w:szCs w:val="24"/>
        </w:rPr>
        <w:t xml:space="preserve"> target of large MPA regulations (CITE Pitcairn </w:t>
      </w:r>
      <w:proofErr w:type="spellStart"/>
      <w:r w:rsidR="00F17C09">
        <w:rPr>
          <w:rFonts w:ascii="Times New Roman" w:hAnsi="Times New Roman" w:cs="Times New Roman"/>
          <w:sz w:val="24"/>
          <w:szCs w:val="24"/>
        </w:rPr>
        <w:t>regs</w:t>
      </w:r>
      <w:proofErr w:type="spellEnd"/>
      <w:r w:rsidR="00F17C09">
        <w:rPr>
          <w:rFonts w:ascii="Times New Roman" w:hAnsi="Times New Roman" w:cs="Times New Roman"/>
          <w:sz w:val="24"/>
          <w:szCs w:val="24"/>
        </w:rPr>
        <w:t>).</w:t>
      </w:r>
      <w:r w:rsidR="00377017">
        <w:rPr>
          <w:rFonts w:ascii="Times New Roman" w:hAnsi="Times New Roman" w:cs="Times New Roman"/>
          <w:sz w:val="24"/>
          <w:szCs w:val="24"/>
        </w:rPr>
        <w:t xml:space="preserve"> </w:t>
      </w:r>
      <w:r w:rsidR="006608BD">
        <w:rPr>
          <w:rFonts w:ascii="Times New Roman" w:hAnsi="Times New Roman" w:cs="Times New Roman"/>
          <w:sz w:val="24"/>
          <w:szCs w:val="24"/>
        </w:rPr>
        <w:t>AIS analys</w:t>
      </w:r>
      <w:r w:rsidR="00F17C09">
        <w:rPr>
          <w:rFonts w:ascii="Times New Roman" w:hAnsi="Times New Roman" w:cs="Times New Roman"/>
          <w:sz w:val="24"/>
          <w:szCs w:val="24"/>
        </w:rPr>
        <w:t>e</w:t>
      </w:r>
      <w:r w:rsidR="006608BD">
        <w:rPr>
          <w:rFonts w:ascii="Times New Roman" w:hAnsi="Times New Roman" w:cs="Times New Roman"/>
          <w:sz w:val="24"/>
          <w:szCs w:val="24"/>
        </w:rPr>
        <w:t>s ha</w:t>
      </w:r>
      <w:r w:rsidR="00F17C09">
        <w:rPr>
          <w:rFonts w:ascii="Times New Roman" w:hAnsi="Times New Roman" w:cs="Times New Roman"/>
          <w:sz w:val="24"/>
          <w:szCs w:val="24"/>
        </w:rPr>
        <w:t>ve</w:t>
      </w:r>
      <w:r w:rsidR="006608BD">
        <w:rPr>
          <w:rFonts w:ascii="Times New Roman" w:hAnsi="Times New Roman" w:cs="Times New Roman"/>
          <w:sz w:val="24"/>
          <w:szCs w:val="24"/>
        </w:rPr>
        <w:t xml:space="preserve"> previously revealed patterns of fishing effort near individual MPAs </w:t>
      </w:r>
      <w:r w:rsidR="006608BD">
        <w:rPr>
          <w:rFonts w:ascii="Times New Roman" w:hAnsi="Times New Roman" w:cs="Times New Roman"/>
          <w:sz w:val="24"/>
          <w:szCs w:val="24"/>
        </w:rPr>
        <w:fldChar w:fldCharType="begin"/>
      </w:r>
      <w:r w:rsidR="00F17C09">
        <w:rPr>
          <w:rFonts w:ascii="Times New Roman" w:hAnsi="Times New Roman" w:cs="Times New Roman"/>
          <w:sz w:val="24"/>
          <w:szCs w:val="24"/>
        </w:rPr>
        <w:instrText xml:space="preserve"> ADDIN ZOTERO_ITEM CSL_CITATION {"citationID":"UKqvLdCF","properties":{"formattedCitation":"(McCauley et al. 2016; White et al. 2017; McDermott et al. 2018)","plainCitation":"(McCauley et al. 2016; White et al. 2017; McDermott et al. 2018)","noteIndex":0},"citationItems":[{"id":952,"uris":["http://zotero.org/users/local/M0YML2ec/items/SZM5VFHA"],"uri":["http://zotero.org/users/local/M0YML2ec/items/SZM5VFHA"],"itemData":{"id":952,"type":"article-journal","title":"Ending hide and seek at sea","container-title":"Science","page":"1148-1150","volume":"351","issue":"6278","source":"science.sciencemag.org","abstract":"New technologies could revolutionize ocean observation\nNew technologies could revolutionize ocean observation","DOI":"10.1126/science.aad5686","ISSN":"0036-8075, 1095-9203","note":"PMID: 26965610","language":"en","author":[{"family":"McCauley","given":"Douglas J."},{"family":"Woods","given":"Paul"},{"family":"Sullivan","given":"Brian"},{"family":"Bergman","given":"Bjorn"},{"family":"Jablonicky","given":"Caroline"},{"family":"Roan","given":"Aaron"},{"family":"Hirshfield","given":"Michael"},{"family":"Boerder","given":"Kristina"},{"family":"Worm","given":"Boris"}],"issued":{"date-parts":[["2016",3,11]]}}},{"id":1593,"uris":["http://zotero.org/users/local/M0YML2ec/items/89EU3BH4"],"uri":["http://zotero.org/users/local/M0YML2ec/items/89EU3BH4"],"itemData":{"id":1593,"type":"article-journal","title":"Assessing the effectiveness of a large marine protected area for reef shark conservation","container-title":"Biological Conservation","page":"64-71","volume":"207","source":"ScienceDirect","abstract":"Large marine protected areas (MPAs) have recently been established throughout the world at an unprecedented pace, yet the value of these reserves for mobile species conservation remains unclear. Reef shark populations continue to decline even within some of the largest MPAs, fueling unresolved debates over the ability of protected areas to aid mobile species that transit beyond MPA boundaries. We assessed the capacity of a large MPA to conserve grey reef sharks - a Near Threatened species with a widespread distribution and poorly understood offshore movement patterns - using a combination of conventional tags, satellite tags, and an emerging vessel tracking technology. We found that the 54,000 km2 U.S. Palmyra Atoll National Wildlife Refuge in the central Pacific Ocean provides substantial protection for grey reef sharks, as two-thirds of satellite-tracked sharks remained within MPA boundaries for the entire study duration. Additionally, our analysis of &amp;gt; 0.5 million satellite detections of commercial fishing vessels identified virtually no fishing effort within the refuge and significant effort beyond the MPA perimeter, suggesting that large MPAs can effectively benefit reef sharks and other mobile species if properly enforced. However, our results also highlight limitations of place-based conservation as some of these reef-associated sharks moved surprising distances into pelagic waters (up to 926 km from Palmyra Atoll, 810 km beyond MPA boundaries). Small-scale fishermen operating beyond MPA boundaries (up to 366 km from Palmyra) captured 2% of sharks that were initially tagged at Palmyra, indicating that large MPAs provide substantial, though incomplete, protection for reef sharks.","DOI":"10.1016/j.biocon.2017.01.009","ISSN":"0006-3207","journalAbbreviation":"Biological Conservation","author":[{"family":"White","given":"Timothy D."},{"family":"Carlisle","given":"Aaron B."},{"family":"Kroodsma","given":"David A."},{"family":"Block","given":"Barbara A."},{"family":"Casagrandi","given":"Renato"},{"family":"De Leo","given":"Giulio A."},{"family":"Gatto","given":"Marino"},{"family":"Micheli","given":"Fiorenza"},{"family":"McCauley","given":"Douglas J."}],"issued":{"date-parts":[["2017",3]]}}},{"id":2379,"uris":["http://zotero.org/users/local/M0YML2ec/items/IQHI7P9S"],"uri":["http://zotero.org/users/local/M0YML2ec/items/IQHI7P9S"],"itemData":{"id":2379,"type":"article-journal","title":"The blue paradox: Preemptive overfishing in marine reserves","container-title":"Proceedings of the National Academy of Sciences","page":"201802862","source":"www.pnas.org","abstract":"Most large-scale conservation policies are anticipated or announced in advance. This risks the possibility of preemptive resource extraction before the conservation intervention goes into force. We use a high-resolution dataset of satellite-based fishing activity to show that anticipation of an impending no-take marine reserve undermines the policy by triggering an unintended race-to-fish. We study one of the world’s largest marine reserves, the Phoenix Islands Protected Area (PIPA), and find that fishers more than doubled their fishing effort once this area was earmarked for eventual protected status. The additional fishing effort resulted in an impoverished starting point for PIPA equivalent to 1.5 y of banned fishing. Extrapolating this behavior globally, we estimate that if other marine reserve announcements were to trigger similar preemptive fishing, this could temporarily increase the share of overextracted fisheries from 65% to 72%. Our findings have implications for general conservation efforts as well as the methods that scientists use to monitor and evaluate policy efficacy.","DOI":"10.1073/pnas.1802862115","ISSN":"0027-8424, 1091-6490","note":"PMID: 30150404","shortTitle":"The blue paradox","journalAbbreviation":"PNAS","language":"en","author":[{"family":"McDermott","given":"Grant R."},{"family":"Meng","given":"Kyle C."},{"family":"McDonald","given":"Gavin G."},{"family":"Costello","given":"Christopher J."}],"issued":{"date-parts":[["2018",8,22]]}}}],"schema":"https://github.com/citation-style-language/schema/raw/master/csl-citation.json"} </w:instrText>
      </w:r>
      <w:r w:rsidR="006608BD">
        <w:rPr>
          <w:rFonts w:ascii="Times New Roman" w:hAnsi="Times New Roman" w:cs="Times New Roman"/>
          <w:sz w:val="24"/>
          <w:szCs w:val="24"/>
        </w:rPr>
        <w:fldChar w:fldCharType="separate"/>
      </w:r>
      <w:r w:rsidR="00F17C09">
        <w:rPr>
          <w:rFonts w:ascii="Times New Roman" w:hAnsi="Times New Roman" w:cs="Times New Roman"/>
          <w:noProof/>
          <w:sz w:val="24"/>
          <w:szCs w:val="24"/>
        </w:rPr>
        <w:t>(McCauley et al. 2016; White et al. 2017; McDermott et al. 2018)</w:t>
      </w:r>
      <w:r w:rsidR="006608BD">
        <w:rPr>
          <w:rFonts w:ascii="Times New Roman" w:hAnsi="Times New Roman" w:cs="Times New Roman"/>
          <w:sz w:val="24"/>
          <w:szCs w:val="24"/>
        </w:rPr>
        <w:fldChar w:fldCharType="end"/>
      </w:r>
      <w:r w:rsidR="006608BD">
        <w:rPr>
          <w:rFonts w:ascii="Times New Roman" w:hAnsi="Times New Roman" w:cs="Times New Roman"/>
          <w:sz w:val="24"/>
          <w:szCs w:val="24"/>
        </w:rPr>
        <w:t xml:space="preserve">, but </w:t>
      </w:r>
      <w:r w:rsidR="00072E33">
        <w:rPr>
          <w:rFonts w:ascii="Times New Roman" w:hAnsi="Times New Roman" w:cs="Times New Roman"/>
          <w:sz w:val="24"/>
          <w:szCs w:val="24"/>
        </w:rPr>
        <w:t>broader</w:t>
      </w:r>
      <w:r w:rsidR="00F17C09">
        <w:rPr>
          <w:rFonts w:ascii="Times New Roman" w:hAnsi="Times New Roman" w:cs="Times New Roman"/>
          <w:sz w:val="24"/>
          <w:szCs w:val="24"/>
        </w:rPr>
        <w:t xml:space="preserve"> views across multiple MPAs are </w:t>
      </w:r>
      <w:r w:rsidR="00377017">
        <w:rPr>
          <w:rFonts w:ascii="Times New Roman" w:hAnsi="Times New Roman" w:cs="Times New Roman"/>
          <w:sz w:val="24"/>
          <w:szCs w:val="24"/>
        </w:rPr>
        <w:t>needed to</w:t>
      </w:r>
      <w:r w:rsidR="004A3CA4">
        <w:rPr>
          <w:rFonts w:ascii="Times New Roman" w:hAnsi="Times New Roman" w:cs="Times New Roman"/>
          <w:sz w:val="24"/>
          <w:szCs w:val="24"/>
        </w:rPr>
        <w:t xml:space="preserve"> improve understanding of</w:t>
      </w:r>
      <w:r w:rsidR="00377017">
        <w:rPr>
          <w:rFonts w:ascii="Times New Roman" w:hAnsi="Times New Roman" w:cs="Times New Roman"/>
          <w:sz w:val="24"/>
          <w:szCs w:val="24"/>
        </w:rPr>
        <w:t xml:space="preserve"> </w:t>
      </w:r>
      <w:r w:rsidR="004A3CA4">
        <w:rPr>
          <w:rFonts w:ascii="Times New Roman" w:hAnsi="Times New Roman" w:cs="Times New Roman"/>
          <w:sz w:val="24"/>
          <w:szCs w:val="24"/>
        </w:rPr>
        <w:t>this controversial trend in marine conservation</w:t>
      </w:r>
      <w:r w:rsidR="00F17C09">
        <w:rPr>
          <w:rFonts w:ascii="Times New Roman" w:hAnsi="Times New Roman" w:cs="Times New Roman"/>
          <w:sz w:val="24"/>
          <w:szCs w:val="24"/>
        </w:rPr>
        <w:t>.</w:t>
      </w:r>
      <w:r w:rsidR="004A3CA4">
        <w:rPr>
          <w:rFonts w:ascii="Times New Roman" w:hAnsi="Times New Roman" w:cs="Times New Roman"/>
          <w:sz w:val="24"/>
          <w:szCs w:val="24"/>
        </w:rPr>
        <w:t xml:space="preserve"> </w:t>
      </w:r>
    </w:p>
    <w:p w14:paraId="64368505" w14:textId="350C6796" w:rsidR="00D77236" w:rsidRPr="00D56B7B" w:rsidRDefault="00BB31C3" w:rsidP="00B048DB">
      <w:pPr>
        <w:spacing w:after="0" w:line="480" w:lineRule="auto"/>
        <w:rPr>
          <w:rFonts w:ascii="Times New Roman" w:hAnsi="Times New Roman" w:cs="Times New Roman"/>
          <w:sz w:val="24"/>
          <w:szCs w:val="24"/>
        </w:rPr>
      </w:pPr>
      <w:r>
        <w:rPr>
          <w:rFonts w:ascii="Times New Roman" w:hAnsi="Times New Roman" w:cs="Times New Roman"/>
          <w:sz w:val="24"/>
          <w:szCs w:val="24"/>
        </w:rPr>
        <w:tab/>
        <w:t>Here, we used AIS analysis to investigate points of contention surrounding large MPAs. We processed XX million detections across XXX fishing boats to generate views of commercial fishing before and after the establishment of large MPAs.</w:t>
      </w:r>
      <w:r w:rsidR="00D77236">
        <w:rPr>
          <w:rFonts w:ascii="Times New Roman" w:hAnsi="Times New Roman" w:cs="Times New Roman"/>
          <w:sz w:val="24"/>
          <w:szCs w:val="24"/>
        </w:rPr>
        <w:t xml:space="preserve"> High resolution data lets us capture trends that may have previously been dulled by aggregate datasets or lack of data. [reiterate specific questions]</w:t>
      </w:r>
    </w:p>
    <w:p w14:paraId="194984A8" w14:textId="77777777" w:rsidR="006008C5" w:rsidRDefault="006008C5" w:rsidP="009B69A8">
      <w:pPr>
        <w:spacing w:after="0" w:line="480" w:lineRule="auto"/>
        <w:rPr>
          <w:rFonts w:ascii="Times New Roman" w:hAnsi="Times New Roman" w:cs="Times New Roman"/>
          <w:sz w:val="24"/>
          <w:szCs w:val="24"/>
        </w:rPr>
      </w:pPr>
    </w:p>
    <w:p w14:paraId="1E9CCC15" w14:textId="77777777" w:rsidR="00286B92" w:rsidRDefault="00286B92" w:rsidP="009B69A8">
      <w:pPr>
        <w:spacing w:after="0" w:line="480" w:lineRule="auto"/>
        <w:rPr>
          <w:rFonts w:ascii="Times New Roman" w:hAnsi="Times New Roman" w:cs="Times New Roman"/>
          <w:sz w:val="24"/>
          <w:szCs w:val="24"/>
        </w:rPr>
      </w:pPr>
    </w:p>
    <w:p w14:paraId="691CD812" w14:textId="77777777" w:rsidR="00286B92" w:rsidRDefault="00286B92" w:rsidP="009B69A8">
      <w:pPr>
        <w:spacing w:after="0" w:line="480" w:lineRule="auto"/>
        <w:rPr>
          <w:rFonts w:ascii="Times New Roman" w:hAnsi="Times New Roman" w:cs="Times New Roman"/>
          <w:sz w:val="24"/>
          <w:szCs w:val="24"/>
        </w:rPr>
      </w:pPr>
    </w:p>
    <w:p w14:paraId="7D616C90" w14:textId="77777777" w:rsidR="00286B92" w:rsidRDefault="00286B92" w:rsidP="009B69A8">
      <w:pPr>
        <w:spacing w:after="0" w:line="480" w:lineRule="auto"/>
        <w:rPr>
          <w:rFonts w:ascii="Times New Roman" w:hAnsi="Times New Roman" w:cs="Times New Roman"/>
          <w:sz w:val="24"/>
          <w:szCs w:val="24"/>
        </w:rPr>
      </w:pPr>
    </w:p>
    <w:p w14:paraId="7E9A8A8F" w14:textId="08B6D14A" w:rsidR="00286B92" w:rsidRDefault="00A47CCF" w:rsidP="00894CFD">
      <w:pPr>
        <w:spacing w:after="0" w:line="480" w:lineRule="auto"/>
        <w:rPr>
          <w:rFonts w:ascii="Times New Roman" w:hAnsi="Times New Roman" w:cs="Times New Roman"/>
          <w:b/>
          <w:sz w:val="24"/>
          <w:szCs w:val="24"/>
        </w:rPr>
      </w:pPr>
      <w:r w:rsidRPr="004839DC">
        <w:rPr>
          <w:rFonts w:ascii="Times New Roman" w:hAnsi="Times New Roman" w:cs="Times New Roman"/>
          <w:b/>
          <w:sz w:val="24"/>
          <w:szCs w:val="24"/>
        </w:rPr>
        <w:t>METHODS</w:t>
      </w:r>
    </w:p>
    <w:p w14:paraId="1949996F" w14:textId="518D8DB6" w:rsidR="00D500B8" w:rsidRPr="00D500B8" w:rsidRDefault="00894CFD" w:rsidP="00D500B8">
      <w:pPr>
        <w:spacing w:after="0" w:line="480" w:lineRule="auto"/>
        <w:rPr>
          <w:rFonts w:ascii="Times New Roman" w:hAnsi="Times New Roman" w:cs="Times New Roman"/>
          <w:b/>
          <w:sz w:val="24"/>
          <w:szCs w:val="24"/>
        </w:rPr>
      </w:pPr>
      <w:r>
        <w:rPr>
          <w:rFonts w:ascii="Times New Roman" w:hAnsi="Times New Roman" w:cs="Times New Roman"/>
          <w:b/>
          <w:sz w:val="24"/>
          <w:szCs w:val="24"/>
        </w:rPr>
        <w:t>Study area</w:t>
      </w:r>
    </w:p>
    <w:p w14:paraId="237B2FA7" w14:textId="6BDD5938" w:rsidR="00D500B8" w:rsidRDefault="0095287C" w:rsidP="00286B92">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We </w:t>
      </w:r>
      <w:r w:rsidR="002E6156">
        <w:rPr>
          <w:rFonts w:ascii="Times New Roman" w:hAnsi="Times New Roman" w:cs="Times New Roman"/>
          <w:sz w:val="24"/>
          <w:szCs w:val="24"/>
        </w:rPr>
        <w:t xml:space="preserve">analyzed </w:t>
      </w:r>
      <w:r w:rsidR="00844F19">
        <w:rPr>
          <w:rFonts w:ascii="Times New Roman" w:hAnsi="Times New Roman" w:cs="Times New Roman"/>
          <w:sz w:val="24"/>
          <w:szCs w:val="24"/>
        </w:rPr>
        <w:t xml:space="preserve">fishing effort near </w:t>
      </w:r>
      <w:r w:rsidR="002E6156">
        <w:rPr>
          <w:rFonts w:ascii="Times New Roman" w:hAnsi="Times New Roman" w:cs="Times New Roman"/>
          <w:sz w:val="24"/>
          <w:szCs w:val="24"/>
        </w:rPr>
        <w:t>all</w:t>
      </w:r>
      <w:r>
        <w:rPr>
          <w:rFonts w:ascii="Times New Roman" w:hAnsi="Times New Roman" w:cs="Times New Roman"/>
          <w:sz w:val="24"/>
          <w:szCs w:val="24"/>
        </w:rPr>
        <w:t xml:space="preserve"> MPAs</w:t>
      </w:r>
      <w:r w:rsidR="002E6156">
        <w:rPr>
          <w:rFonts w:ascii="Times New Roman" w:hAnsi="Times New Roman" w:cs="Times New Roman"/>
          <w:sz w:val="24"/>
          <w:szCs w:val="24"/>
        </w:rPr>
        <w:t xml:space="preserve"> that </w:t>
      </w:r>
      <w:r w:rsidR="00844F19">
        <w:rPr>
          <w:rFonts w:ascii="Times New Roman" w:hAnsi="Times New Roman" w:cs="Times New Roman"/>
          <w:sz w:val="24"/>
          <w:szCs w:val="24"/>
        </w:rPr>
        <w:t>fit the following three criteria</w:t>
      </w:r>
      <w:r w:rsidR="000D267E">
        <w:rPr>
          <w:rFonts w:ascii="Times New Roman" w:hAnsi="Times New Roman" w:cs="Times New Roman"/>
          <w:sz w:val="24"/>
          <w:szCs w:val="24"/>
        </w:rPr>
        <w:t>:</w:t>
      </w:r>
      <w:r w:rsidR="002E6156">
        <w:rPr>
          <w:rFonts w:ascii="Times New Roman" w:hAnsi="Times New Roman" w:cs="Times New Roman"/>
          <w:sz w:val="24"/>
          <w:szCs w:val="24"/>
        </w:rPr>
        <w:t xml:space="preserve"> </w:t>
      </w:r>
      <w:r>
        <w:rPr>
          <w:rFonts w:ascii="Times New Roman" w:hAnsi="Times New Roman" w:cs="Times New Roman"/>
          <w:sz w:val="24"/>
          <w:szCs w:val="24"/>
        </w:rPr>
        <w:t>1) no</w:t>
      </w:r>
      <w:r w:rsidR="002E6156">
        <w:rPr>
          <w:rFonts w:ascii="Times New Roman" w:hAnsi="Times New Roman" w:cs="Times New Roman"/>
          <w:sz w:val="24"/>
          <w:szCs w:val="24"/>
        </w:rPr>
        <w:t>-t</w:t>
      </w:r>
      <w:r>
        <w:rPr>
          <w:rFonts w:ascii="Times New Roman" w:hAnsi="Times New Roman" w:cs="Times New Roman"/>
          <w:sz w:val="24"/>
          <w:szCs w:val="24"/>
        </w:rPr>
        <w:t>ake</w:t>
      </w:r>
      <w:r w:rsidR="004D5078">
        <w:rPr>
          <w:rFonts w:ascii="Times New Roman" w:hAnsi="Times New Roman" w:cs="Times New Roman"/>
          <w:sz w:val="24"/>
          <w:szCs w:val="24"/>
        </w:rPr>
        <w:t xml:space="preserve"> protections </w:t>
      </w:r>
      <w:r>
        <w:rPr>
          <w:rFonts w:ascii="Times New Roman" w:hAnsi="Times New Roman" w:cs="Times New Roman"/>
          <w:sz w:val="24"/>
          <w:szCs w:val="24"/>
        </w:rPr>
        <w:t xml:space="preserve">(all industrial fishing effort prohibited); 2) over 100,000 </w:t>
      </w:r>
      <w:r w:rsidR="007A64E6">
        <w:rPr>
          <w:rFonts w:ascii="Times New Roman" w:hAnsi="Times New Roman" w:cs="Times New Roman"/>
          <w:sz w:val="24"/>
          <w:szCs w:val="24"/>
        </w:rPr>
        <w:t>km</w:t>
      </w:r>
      <w:r w:rsidR="007A64E6" w:rsidRPr="00207478">
        <w:rPr>
          <w:rFonts w:ascii="Times New Roman" w:hAnsi="Times New Roman" w:cs="Times New Roman"/>
          <w:sz w:val="24"/>
          <w:szCs w:val="24"/>
          <w:vertAlign w:val="superscript"/>
        </w:rPr>
        <w:t>2</w:t>
      </w:r>
      <w:r>
        <w:rPr>
          <w:rFonts w:ascii="Times New Roman" w:hAnsi="Times New Roman" w:cs="Times New Roman"/>
          <w:sz w:val="24"/>
          <w:szCs w:val="24"/>
        </w:rPr>
        <w:t xml:space="preserve"> in size </w:t>
      </w:r>
      <w:r w:rsidR="003D6825">
        <w:rPr>
          <w:rFonts w:ascii="Times New Roman" w:hAnsi="Times New Roman" w:cs="Times New Roman"/>
          <w:sz w:val="24"/>
          <w:szCs w:val="24"/>
        </w:rPr>
        <w:lastRenderedPageBreak/>
        <w:fldChar w:fldCharType="begin"/>
      </w:r>
      <w:r w:rsidR="00130248">
        <w:rPr>
          <w:rFonts w:ascii="Times New Roman" w:hAnsi="Times New Roman" w:cs="Times New Roman"/>
          <w:sz w:val="24"/>
          <w:szCs w:val="24"/>
        </w:rPr>
        <w:instrText xml:space="preserve"> ADDIN ZOTERO_ITEM CSL_CITATION {"citationID":"XHbBOnlQ","properties":{"formattedCitation":"(Friedlander et al. n.d.; McCauley et al. 2016; O\\uc0\\u8217{}Leary et al. 2018)","plainCitation":"(Friedlander et al. n.d.; McCauley et al. 2016; O’Leary et al. 2018)","noteIndex":0},"citationItems":[{"id":2390,"uris":["http://zotero.org/users/local/M0YML2ec/items/CWLIQAVT"],"uri":["http://zotero.org/users/local/M0YML2ec/items/CWLIQAVT"],"itemData":{"id":2390,"type":"article-journal","title":"Co-operation between large-scale MPAs: successful experiences from the Pacific Ocean","container-title":"Aquatic Conservation: Marine and Freshwater Ecosystems","page":"126-141","volume":"26","issue":"S2","source":"Wiley Online Library","abstract":"Nations have recently committed to protecting 20–30% of the ocean at various global summits; however, marine protected areas currently cover &lt;3% of the ocean. Large-scale marine protected areas (LSMPAs, &gt;100 000 km2) are a new concept in global marine conservation that offer real hope in achieving global conservation targets. Many of the existing LSMPAs are remote islands in the Pacific that share common natural history, threats, culture, as well as scientific and management needs. As a result of their common ancestry, many Pacific cultures have a long history of collaboration, including sharing resources, information and expertise to ensure the long-term sustainability of their resources. Management, governance and research capacity limitations are magnified in LSMPAs, therefore highlighting the need to return to these prior forms of collaboration to achieve conservation objectives. Several LSMPAs in the Pacific have collaborated to achieve their management and scientific goals, including documented collaborations among the Papahānaumokuākea Marine National Monument, the Phoenix Islands Protected Area, the Pacific Remote Islands Marine National Monument, the Marianas Trench Marine National Monument, the Motu Motiru Hiva Marine Park, the Natural Park of the Coral Sea, and the Cook Islands Marine Park. Collaborations among LSMPAs in the Pacific include bilateral agreements, learning exchanges, as well as research, monitoring and enforcement activities. By working together, Pacific LSMPAs have been able to overcome some of the management and scientific challenges associated with conserving vast areas of the oceans. Copyright © 2016 John Wiley &amp; Sons, Ltd.","DOI":"10.1002/aqc.2645","ISSN":"1099-0755","shortTitle":"Co-operation between large-scale MPAs","language":"en","author":[{"family":"Friedlander","given":"Alan M."},{"family":"Wagner","given":"Daniel"},{"family":"Gaymer","given":"Carlos F."},{"family":"Wilhelm","given":"T. ‘Aulani"},{"family":"Lewis","given":"Nai‘A"},{"family":"Brooke","given":"Samantha"},{"family":"Kikiloi","given":"Kekuewa"},{"family":"Varmer","given":"Ole"}]}},{"id":952,"uris":["http://zotero.org/users/local/M0YML2ec/items/SZM5VFHA"],"uri":["http://zotero.org/users/local/M0YML2ec/items/SZM5VFHA"],"itemData":{"id":952,"type":"article-journal","title":"Ending hide and seek at sea","container-title":"Science","page":"1148-1150","volume":"351","issue":"6278","source":"science.sciencemag.org","abstract":"New technologies could revolutionize ocean observation\nNew technologies could revolutionize ocean observation","DOI":"10.1126/science.aad5686","ISSN":"0036-8075, 1095-9203","note":"PMID: 26965610","language":"en","author":[{"family":"McCauley","given":"Douglas J."},{"family":"Woods","given":"Paul"},{"family":"Sullivan","given":"Brian"},{"family":"Bergman","given":"Bjorn"},{"family":"Jablonicky","given":"Caroline"},{"family":"Roan","given":"Aaron"},{"family":"Hirshfield","given":"Michael"},{"family":"Boerder","given":"Kristina"},{"family":"Worm","given":"Boris"}],"issued":{"date-parts":[["2016",3,11]]}}},{"id":2353,"uris":["http://zotero.org/users/local/M0YML2ec/items/DMNVCKHD"],"uri":["http://zotero.org/users/local/M0YML2ec/items/DMNVCKHD"],"itemData":{"id":2353,"type":"article-journal","title":"Addressing Criticisms of Large-Scale Marine Protected Areas","container-title":"BioScience","page":"359-370","volume":"68","issue":"5","source":"academic.oup.com","abstract":"Abstract.  Designated large-scale marine protected areas (LSMPAs, 100,000 or more square kilometers) constitute over two-thirds of the approximately 6.6% of the","DOI":"10.1093/biosci/biy021","ISSN":"0006-3568","journalAbbreviation":"BioScience","language":"en","author":[{"family":"O’Leary","given":"Bethan C."},{"family":"Ban","given":"Natalie C."},{"family":"Fernandez","given":"Miriam"},{"family":"Friedlander","given":"Alan M."},{"family":"García-Borboroglu","given":"Pablo"},{"family":"Golbuu","given":"Yimnang"},{"family":"Guidetti","given":"Paolo"},{"family":"Harris","given":"Jean M."},{"family":"Hawkins","given":"Julie P."},{"family":"Langlois","given":"Tim"},{"family":"McCauley","given":"Douglas J."},{"family":"Pikitch","given":"Ellen K."},{"family":"Richmond","given":"Robert H."},{"family":"Roberts","given":"Callum M."}],"issued":{"date-parts":[["2018",5,1]]}}}],"schema":"https://github.com/citation-style-language/schema/raw/master/csl-citation.json"} </w:instrText>
      </w:r>
      <w:r w:rsidR="003D6825">
        <w:rPr>
          <w:rFonts w:ascii="Times New Roman" w:hAnsi="Times New Roman" w:cs="Times New Roman"/>
          <w:sz w:val="24"/>
          <w:szCs w:val="24"/>
        </w:rPr>
        <w:fldChar w:fldCharType="separate"/>
      </w:r>
      <w:r w:rsidR="00130248" w:rsidRPr="00130248">
        <w:rPr>
          <w:rFonts w:ascii="Times New Roman" w:hAnsi="Times New Roman" w:cs="Times New Roman"/>
          <w:sz w:val="24"/>
        </w:rPr>
        <w:t>(Friedlander et al.</w:t>
      </w:r>
      <w:r w:rsidR="00130248">
        <w:rPr>
          <w:rFonts w:ascii="Times New Roman" w:hAnsi="Times New Roman" w:cs="Times New Roman"/>
          <w:sz w:val="24"/>
        </w:rPr>
        <w:t xml:space="preserve"> 2016</w:t>
      </w:r>
      <w:r w:rsidR="00130248" w:rsidRPr="00130248">
        <w:rPr>
          <w:rFonts w:ascii="Times New Roman" w:hAnsi="Times New Roman" w:cs="Times New Roman"/>
          <w:sz w:val="24"/>
        </w:rPr>
        <w:t>; McCauley et al. 2016; O’Leary et al. 2018)</w:t>
      </w:r>
      <w:r w:rsidR="003D6825">
        <w:rPr>
          <w:rFonts w:ascii="Times New Roman" w:hAnsi="Times New Roman" w:cs="Times New Roman"/>
          <w:sz w:val="24"/>
          <w:szCs w:val="24"/>
        </w:rPr>
        <w:fldChar w:fldCharType="end"/>
      </w:r>
      <w:r>
        <w:rPr>
          <w:rFonts w:ascii="Times New Roman" w:hAnsi="Times New Roman" w:cs="Times New Roman"/>
          <w:sz w:val="24"/>
          <w:szCs w:val="24"/>
        </w:rPr>
        <w:t xml:space="preserve">, 3) established between </w:t>
      </w:r>
      <w:r w:rsidR="000D267E">
        <w:rPr>
          <w:rFonts w:ascii="Times New Roman" w:hAnsi="Times New Roman" w:cs="Times New Roman"/>
          <w:sz w:val="24"/>
          <w:szCs w:val="24"/>
        </w:rPr>
        <w:t xml:space="preserve">January 1, </w:t>
      </w:r>
      <w:r>
        <w:rPr>
          <w:rFonts w:ascii="Times New Roman" w:hAnsi="Times New Roman" w:cs="Times New Roman"/>
          <w:sz w:val="24"/>
          <w:szCs w:val="24"/>
        </w:rPr>
        <w:t>2013</w:t>
      </w:r>
      <w:r w:rsidR="000D267E">
        <w:rPr>
          <w:rFonts w:ascii="Times New Roman" w:hAnsi="Times New Roman" w:cs="Times New Roman"/>
          <w:sz w:val="24"/>
          <w:szCs w:val="24"/>
        </w:rPr>
        <w:t xml:space="preserve"> – January 1, </w:t>
      </w:r>
      <w:r>
        <w:rPr>
          <w:rFonts w:ascii="Times New Roman" w:hAnsi="Times New Roman" w:cs="Times New Roman"/>
          <w:sz w:val="24"/>
          <w:szCs w:val="24"/>
        </w:rPr>
        <w:t>2018</w:t>
      </w:r>
      <w:r w:rsidR="000D267E">
        <w:rPr>
          <w:rFonts w:ascii="Times New Roman" w:hAnsi="Times New Roman" w:cs="Times New Roman"/>
          <w:sz w:val="24"/>
          <w:szCs w:val="24"/>
        </w:rPr>
        <w:t xml:space="preserve">. This date range was chosen to ensure </w:t>
      </w:r>
      <w:r>
        <w:rPr>
          <w:rFonts w:ascii="Times New Roman" w:hAnsi="Times New Roman" w:cs="Times New Roman"/>
          <w:sz w:val="24"/>
          <w:szCs w:val="24"/>
        </w:rPr>
        <w:t xml:space="preserve">sufficient coverage </w:t>
      </w:r>
      <w:r w:rsidR="000D267E">
        <w:rPr>
          <w:rFonts w:ascii="Times New Roman" w:hAnsi="Times New Roman" w:cs="Times New Roman"/>
          <w:sz w:val="24"/>
          <w:szCs w:val="24"/>
        </w:rPr>
        <w:t>of</w:t>
      </w:r>
      <w:r>
        <w:rPr>
          <w:rFonts w:ascii="Times New Roman" w:hAnsi="Times New Roman" w:cs="Times New Roman"/>
          <w:sz w:val="24"/>
          <w:szCs w:val="24"/>
        </w:rPr>
        <w:t xml:space="preserve"> our </w:t>
      </w:r>
      <w:r w:rsidR="002E6156">
        <w:rPr>
          <w:rFonts w:ascii="Times New Roman" w:hAnsi="Times New Roman" w:cs="Times New Roman"/>
          <w:sz w:val="24"/>
          <w:szCs w:val="24"/>
        </w:rPr>
        <w:t>dataset of industrial fishing effort</w:t>
      </w:r>
      <w:r w:rsidR="000D267E">
        <w:rPr>
          <w:rFonts w:ascii="Times New Roman" w:hAnsi="Times New Roman" w:cs="Times New Roman"/>
          <w:sz w:val="24"/>
          <w:szCs w:val="24"/>
        </w:rPr>
        <w:t xml:space="preserve"> </w:t>
      </w:r>
      <w:r w:rsidR="000D267E">
        <w:rPr>
          <w:rFonts w:ascii="Times New Roman" w:hAnsi="Times New Roman" w:cs="Times New Roman"/>
          <w:sz w:val="24"/>
          <w:szCs w:val="24"/>
        </w:rPr>
        <w:fldChar w:fldCharType="begin"/>
      </w:r>
      <w:r w:rsidR="000D267E">
        <w:rPr>
          <w:rFonts w:ascii="Times New Roman" w:hAnsi="Times New Roman" w:cs="Times New Roman"/>
          <w:sz w:val="24"/>
          <w:szCs w:val="24"/>
        </w:rPr>
        <w:instrText xml:space="preserve"> ADDIN ZOTERO_ITEM CSL_CITATION {"citationID":"lw5viqpP","properties":{"formattedCitation":"(Kroodsma et al. 2018)","plainCitation":"(Kroodsma et al. 2018)","noteIndex":0},"citationItems":[{"id":2105,"uris":["http://zotero.org/users/local/M0YML2ec/items/8L9QLX2M"],"uri":["http://zotero.org/users/local/M0YML2ec/items/8L9QLX2M"],"itemData":{"id":2105,"type":"article-journal","title":"Tracking the global footprint of fisheries","container-title":"Science","page":"904-908","volume":"359","issue":"6378","source":"science.sciencemag.org","abstract":"More than half the fish in the sea\nAs the human population has grown in recent decades, our dependence on ocean-supplied protein has rapidly increased. Kroodsma et al. took advantage of the automatic identification system installed on all industrial fishing vessels to map and quantify fishing efforts across the world (see the Perspective by Poloczanska). More than half of the world's oceans are subject to industrial-scale harvest, spanning an area four times that covered by terrestrial agriculture. Furthermore, fishing efforts seem not to depend on economic or environmental drivers, but rather social and political schedules. Thus, more active measures will likely be needed to ensure sustainable use of ocean resources.\nScience, this issue p. 904; see also p. 864\nAlthough fishing is one of the most widespread activities by which humans harvest natural resources, its global footprint is poorly understood and has never been directly quantified. We processed 22 billion automatic identification system messages and tracked &gt;70,000 industrial fishing vessels from 2012 to 2016, creating a global dynamic footprint of fishing effort with spatial and temporal resolution two to three orders of magnitude higher than for previous data sets. Our data show that industrial fishing occurs in &gt;55% of ocean area and has a spatial extent more than four times that of agriculture. We find that global patterns of fishing have surprisingly low sensitivity to short-term economic and environmental variation and a strong response to cultural and political events such as holidays and closures.\nMore than half of the ocean is exposed to industrial fishing activities.\nMore than half of the ocean is exposed to industrial fishing activities.","DOI":"10.1126/science.aao5646","ISSN":"0036-8075, 1095-9203","note":"PMID: 29472481","language":"en","author":[{"family":"Kroodsma","given":"David A."},{"family":"Mayorga","given":"Juan"},{"family":"Hochberg","given":"Timothy"},{"family":"Miller","given":"Nathan A."},{"family":"Boerder","given":"Kristina"},{"family":"Ferretti","given":"Francesco"},{"family":"Wilson","given":"Alex"},{"family":"Bergman","given":"Bjorn"},{"family":"White","given":"Timothy D."},{"family":"Block","given":"Barbara A."},{"family":"Woods","given":"Paul"},{"family":"Sullivan","given":"Brian"},{"family":"Costello","given":"Christopher"},{"family":"Worm","given":"Boris"}],"issued":{"date-parts":[["2018",2,23]]}}}],"schema":"https://github.com/citation-style-language/schema/raw/master/csl-citation.json"} </w:instrText>
      </w:r>
      <w:r w:rsidR="000D267E">
        <w:rPr>
          <w:rFonts w:ascii="Times New Roman" w:hAnsi="Times New Roman" w:cs="Times New Roman"/>
          <w:sz w:val="24"/>
          <w:szCs w:val="24"/>
        </w:rPr>
        <w:fldChar w:fldCharType="separate"/>
      </w:r>
      <w:r w:rsidR="000D267E">
        <w:rPr>
          <w:rFonts w:ascii="Times New Roman" w:hAnsi="Times New Roman" w:cs="Times New Roman"/>
          <w:noProof/>
          <w:sz w:val="24"/>
          <w:szCs w:val="24"/>
        </w:rPr>
        <w:t>(Kroodsma et al. 2018)</w:t>
      </w:r>
      <w:r w:rsidR="000D267E">
        <w:rPr>
          <w:rFonts w:ascii="Times New Roman" w:hAnsi="Times New Roman" w:cs="Times New Roman"/>
          <w:sz w:val="24"/>
          <w:szCs w:val="24"/>
        </w:rPr>
        <w:fldChar w:fldCharType="end"/>
      </w:r>
      <w:r w:rsidR="002E6156">
        <w:rPr>
          <w:rFonts w:ascii="Times New Roman" w:hAnsi="Times New Roman" w:cs="Times New Roman"/>
          <w:sz w:val="24"/>
          <w:szCs w:val="24"/>
        </w:rPr>
        <w:t xml:space="preserve">. </w:t>
      </w:r>
      <w:r>
        <w:rPr>
          <w:rFonts w:ascii="Times New Roman" w:hAnsi="Times New Roman" w:cs="Times New Roman"/>
          <w:sz w:val="24"/>
          <w:szCs w:val="24"/>
        </w:rPr>
        <w:t>Th</w:t>
      </w:r>
      <w:r w:rsidR="000D267E">
        <w:rPr>
          <w:rFonts w:ascii="Times New Roman" w:hAnsi="Times New Roman" w:cs="Times New Roman"/>
          <w:sz w:val="24"/>
          <w:szCs w:val="24"/>
        </w:rPr>
        <w:t>ese criteria</w:t>
      </w:r>
      <w:r>
        <w:rPr>
          <w:rFonts w:ascii="Times New Roman" w:hAnsi="Times New Roman" w:cs="Times New Roman"/>
          <w:sz w:val="24"/>
          <w:szCs w:val="24"/>
        </w:rPr>
        <w:t xml:space="preserve"> </w:t>
      </w:r>
      <w:r w:rsidR="00844F19">
        <w:rPr>
          <w:rFonts w:ascii="Times New Roman" w:hAnsi="Times New Roman" w:cs="Times New Roman"/>
          <w:sz w:val="24"/>
          <w:szCs w:val="24"/>
        </w:rPr>
        <w:t>produced</w:t>
      </w:r>
      <w:r>
        <w:rPr>
          <w:rFonts w:ascii="Times New Roman" w:hAnsi="Times New Roman" w:cs="Times New Roman"/>
          <w:sz w:val="24"/>
          <w:szCs w:val="24"/>
        </w:rPr>
        <w:t xml:space="preserve"> </w:t>
      </w:r>
      <w:r w:rsidR="002323D7">
        <w:rPr>
          <w:rFonts w:ascii="Times New Roman" w:hAnsi="Times New Roman" w:cs="Times New Roman"/>
          <w:sz w:val="24"/>
          <w:szCs w:val="24"/>
        </w:rPr>
        <w:t>five</w:t>
      </w:r>
      <w:r w:rsidR="000D267E">
        <w:rPr>
          <w:rFonts w:ascii="Times New Roman" w:hAnsi="Times New Roman" w:cs="Times New Roman"/>
          <w:sz w:val="24"/>
          <w:szCs w:val="24"/>
        </w:rPr>
        <w:t xml:space="preserve"> focal </w:t>
      </w:r>
      <w:r>
        <w:rPr>
          <w:rFonts w:ascii="Times New Roman" w:hAnsi="Times New Roman" w:cs="Times New Roman"/>
          <w:sz w:val="24"/>
          <w:szCs w:val="24"/>
        </w:rPr>
        <w:t xml:space="preserve">MPAs that </w:t>
      </w:r>
      <w:r w:rsidR="000D267E">
        <w:rPr>
          <w:rFonts w:ascii="Times New Roman" w:hAnsi="Times New Roman" w:cs="Times New Roman"/>
          <w:sz w:val="24"/>
          <w:szCs w:val="24"/>
        </w:rPr>
        <w:t>are located in the Pacific Ocean (Fig 1</w:t>
      </w:r>
      <w:r w:rsidR="00844F19">
        <w:rPr>
          <w:rFonts w:ascii="Times New Roman" w:hAnsi="Times New Roman" w:cs="Times New Roman"/>
          <w:sz w:val="24"/>
          <w:szCs w:val="24"/>
        </w:rPr>
        <w:t xml:space="preserve">, </w:t>
      </w:r>
      <w:commentRangeStart w:id="29"/>
      <w:r w:rsidR="00844F19">
        <w:rPr>
          <w:rFonts w:ascii="Times New Roman" w:hAnsi="Times New Roman" w:cs="Times New Roman"/>
          <w:sz w:val="24"/>
          <w:szCs w:val="24"/>
        </w:rPr>
        <w:t>Table 1</w:t>
      </w:r>
      <w:commentRangeEnd w:id="29"/>
      <w:r w:rsidR="00844F19">
        <w:rPr>
          <w:rStyle w:val="CommentReference"/>
        </w:rPr>
        <w:commentReference w:id="29"/>
      </w:r>
      <w:r w:rsidR="000D267E">
        <w:rPr>
          <w:rFonts w:ascii="Times New Roman" w:hAnsi="Times New Roman" w:cs="Times New Roman"/>
          <w:sz w:val="24"/>
          <w:szCs w:val="24"/>
        </w:rPr>
        <w:t>.)</w:t>
      </w:r>
      <w:r w:rsidR="00844F19">
        <w:rPr>
          <w:rFonts w:ascii="Times New Roman" w:hAnsi="Times New Roman" w:cs="Times New Roman"/>
          <w:sz w:val="24"/>
          <w:szCs w:val="24"/>
        </w:rPr>
        <w:t xml:space="preserve">. </w:t>
      </w:r>
      <w:r w:rsidR="000D267E">
        <w:rPr>
          <w:rFonts w:ascii="Times New Roman" w:hAnsi="Times New Roman" w:cs="Times New Roman"/>
          <w:sz w:val="24"/>
          <w:szCs w:val="24"/>
        </w:rPr>
        <w:t xml:space="preserve">We </w:t>
      </w:r>
      <w:commentRangeStart w:id="30"/>
      <w:r w:rsidR="000D267E">
        <w:rPr>
          <w:rFonts w:ascii="Times New Roman" w:hAnsi="Times New Roman" w:cs="Times New Roman"/>
          <w:sz w:val="24"/>
          <w:szCs w:val="24"/>
        </w:rPr>
        <w:t xml:space="preserve">used Protected Planet </w:t>
      </w:r>
      <w:commentRangeEnd w:id="30"/>
      <w:r w:rsidR="002323D7">
        <w:rPr>
          <w:rStyle w:val="CommentReference"/>
        </w:rPr>
        <w:commentReference w:id="30"/>
      </w:r>
      <w:r w:rsidR="000D267E">
        <w:rPr>
          <w:rFonts w:ascii="Times New Roman" w:hAnsi="Times New Roman" w:cs="Times New Roman"/>
          <w:sz w:val="24"/>
          <w:szCs w:val="24"/>
        </w:rPr>
        <w:t xml:space="preserve">to </w:t>
      </w:r>
      <w:r w:rsidR="00207478">
        <w:rPr>
          <w:rFonts w:ascii="Times New Roman" w:hAnsi="Times New Roman" w:cs="Times New Roman"/>
          <w:sz w:val="24"/>
          <w:szCs w:val="24"/>
        </w:rPr>
        <w:t>retrieve</w:t>
      </w:r>
      <w:r w:rsidR="000D267E">
        <w:rPr>
          <w:rFonts w:ascii="Times New Roman" w:hAnsi="Times New Roman" w:cs="Times New Roman"/>
          <w:sz w:val="24"/>
          <w:szCs w:val="24"/>
        </w:rPr>
        <w:t xml:space="preserve"> shapefiles for our focal large MPAs.</w:t>
      </w:r>
    </w:p>
    <w:p w14:paraId="08A53613" w14:textId="77777777" w:rsidR="00D500B8" w:rsidRDefault="00D500B8" w:rsidP="00286B92">
      <w:pPr>
        <w:spacing w:after="0" w:line="480" w:lineRule="auto"/>
        <w:rPr>
          <w:rFonts w:ascii="Times New Roman" w:hAnsi="Times New Roman" w:cs="Times New Roman"/>
          <w:sz w:val="24"/>
          <w:szCs w:val="24"/>
        </w:rPr>
      </w:pPr>
    </w:p>
    <w:p w14:paraId="0469947A" w14:textId="77777777" w:rsidR="00D500B8" w:rsidRDefault="00D500B8" w:rsidP="00D500B8">
      <w:pPr>
        <w:spacing w:after="0" w:line="480" w:lineRule="auto"/>
        <w:rPr>
          <w:rFonts w:ascii="Times New Roman" w:hAnsi="Times New Roman" w:cs="Times New Roman"/>
          <w:b/>
          <w:sz w:val="24"/>
          <w:szCs w:val="24"/>
        </w:rPr>
      </w:pPr>
      <w:r>
        <w:rPr>
          <w:rFonts w:ascii="Times New Roman" w:hAnsi="Times New Roman" w:cs="Times New Roman"/>
          <w:b/>
          <w:sz w:val="24"/>
          <w:szCs w:val="24"/>
        </w:rPr>
        <w:t>Industrial fishing effort</w:t>
      </w:r>
    </w:p>
    <w:p w14:paraId="654EFF38" w14:textId="32F4CCCD" w:rsidR="00CE5EEC" w:rsidRDefault="0019535F" w:rsidP="008D38A4">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We </w:t>
      </w:r>
      <w:r w:rsidR="008D38A4">
        <w:rPr>
          <w:rFonts w:ascii="Times New Roman" w:hAnsi="Times New Roman" w:cs="Times New Roman"/>
          <w:sz w:val="24"/>
          <w:szCs w:val="24"/>
        </w:rPr>
        <w:t>mapped satellite detections of industrial fishing vessels to assess the</w:t>
      </w:r>
      <w:r w:rsidR="00AF4463">
        <w:rPr>
          <w:rFonts w:ascii="Times New Roman" w:hAnsi="Times New Roman" w:cs="Times New Roman"/>
          <w:sz w:val="24"/>
          <w:szCs w:val="24"/>
        </w:rPr>
        <w:t>ir</w:t>
      </w:r>
      <w:r w:rsidR="008D38A4">
        <w:rPr>
          <w:rFonts w:ascii="Times New Roman" w:hAnsi="Times New Roman" w:cs="Times New Roman"/>
          <w:sz w:val="24"/>
          <w:szCs w:val="24"/>
        </w:rPr>
        <w:t xml:space="preserve"> response to newly-established</w:t>
      </w:r>
      <w:r w:rsidR="00AD2DD3">
        <w:rPr>
          <w:rFonts w:ascii="Times New Roman" w:hAnsi="Times New Roman" w:cs="Times New Roman"/>
          <w:sz w:val="24"/>
          <w:szCs w:val="24"/>
        </w:rPr>
        <w:t>,</w:t>
      </w:r>
      <w:r w:rsidR="008D38A4">
        <w:rPr>
          <w:rFonts w:ascii="Times New Roman" w:hAnsi="Times New Roman" w:cs="Times New Roman"/>
          <w:sz w:val="24"/>
          <w:szCs w:val="24"/>
        </w:rPr>
        <w:t xml:space="preserve"> large MPAs. We accessed the Global Fishing Watch dataset, which uses convolutional neural networks</w:t>
      </w:r>
      <w:r w:rsidR="00531919">
        <w:rPr>
          <w:rFonts w:ascii="Times New Roman" w:hAnsi="Times New Roman" w:cs="Times New Roman"/>
          <w:sz w:val="24"/>
          <w:szCs w:val="24"/>
        </w:rPr>
        <w:t xml:space="preserve"> and Automatic Identification System (AIS) detections</w:t>
      </w:r>
      <w:r w:rsidR="008D38A4">
        <w:rPr>
          <w:rFonts w:ascii="Times New Roman" w:hAnsi="Times New Roman" w:cs="Times New Roman"/>
          <w:sz w:val="24"/>
          <w:szCs w:val="24"/>
        </w:rPr>
        <w:t xml:space="preserve"> to identify </w:t>
      </w:r>
      <w:r w:rsidR="00AF4463">
        <w:rPr>
          <w:rFonts w:ascii="Times New Roman" w:hAnsi="Times New Roman" w:cs="Times New Roman"/>
          <w:sz w:val="24"/>
          <w:szCs w:val="24"/>
        </w:rPr>
        <w:t xml:space="preserve">global </w:t>
      </w:r>
      <w:r w:rsidR="008D38A4">
        <w:rPr>
          <w:rFonts w:ascii="Times New Roman" w:hAnsi="Times New Roman" w:cs="Times New Roman"/>
          <w:sz w:val="24"/>
          <w:szCs w:val="24"/>
        </w:rPr>
        <w:t>fishing effort</w:t>
      </w:r>
      <w:r w:rsidR="00531919">
        <w:rPr>
          <w:rFonts w:ascii="Times New Roman" w:hAnsi="Times New Roman" w:cs="Times New Roman"/>
          <w:sz w:val="24"/>
          <w:szCs w:val="24"/>
        </w:rPr>
        <w:t xml:space="preserve"> </w:t>
      </w:r>
      <w:r w:rsidR="00531919">
        <w:rPr>
          <w:rFonts w:ascii="Times New Roman" w:hAnsi="Times New Roman" w:cs="Times New Roman"/>
          <w:sz w:val="24"/>
          <w:szCs w:val="24"/>
        </w:rPr>
        <w:fldChar w:fldCharType="begin"/>
      </w:r>
      <w:r w:rsidR="00531919">
        <w:rPr>
          <w:rFonts w:ascii="Times New Roman" w:hAnsi="Times New Roman" w:cs="Times New Roman"/>
          <w:sz w:val="24"/>
          <w:szCs w:val="24"/>
        </w:rPr>
        <w:instrText xml:space="preserve"> ADDIN ZOTERO_ITEM CSL_CITATION {"citationID":"C9IMyirz","properties":{"formattedCitation":"(Kroodsma et al. 2018)","plainCitation":"(Kroodsma et al. 2018)","noteIndex":0},"citationItems":[{"id":2105,"uris":["http://zotero.org/users/local/M0YML2ec/items/8L9QLX2M"],"uri":["http://zotero.org/users/local/M0YML2ec/items/8L9QLX2M"],"itemData":{"id":2105,"type":"article-journal","title":"Tracking the global footprint of fisheries","container-title":"Science","page":"904-908","volume":"359","issue":"6378","source":"science.sciencemag.org","abstract":"More than half the fish in the sea\nAs the human population has grown in recent decades, our dependence on ocean-supplied protein has rapidly increased. Kroodsma et al. took advantage of the automatic identification system installed on all industrial fishing vessels to map and quantify fishing efforts across the world (see the Perspective by Poloczanska). More than half of the world's oceans are subject to industrial-scale harvest, spanning an area four times that covered by terrestrial agriculture. Furthermore, fishing efforts seem not to depend on economic or environmental drivers, but rather social and political schedules. Thus, more active measures will likely be needed to ensure sustainable use of ocean resources.\nScience, this issue p. 904; see also p. 864\nAlthough fishing is one of the most widespread activities by which humans harvest natural resources, its global footprint is poorly understood and has never been directly quantified. We processed 22 billion automatic identification system messages and tracked &gt;70,000 industrial fishing vessels from 2012 to 2016, creating a global dynamic footprint of fishing effort with spatial and temporal resolution two to three orders of magnitude higher than for previous data sets. Our data show that industrial fishing occurs in &gt;55% of ocean area and has a spatial extent more than four times that of agriculture. We find that global patterns of fishing have surprisingly low sensitivity to short-term economic and environmental variation and a strong response to cultural and political events such as holidays and closures.\nMore than half of the ocean is exposed to industrial fishing activities.\nMore than half of the ocean is exposed to industrial fishing activities.","DOI":"10.1126/science.aao5646","ISSN":"0036-8075, 1095-9203","note":"PMID: 29472481","language":"en","author":[{"family":"Kroodsma","given":"David A."},{"family":"Mayorga","given":"Juan"},{"family":"Hochberg","given":"Timothy"},{"family":"Miller","given":"Nathan A."},{"family":"Boerder","given":"Kristina"},{"family":"Ferretti","given":"Francesco"},{"family":"Wilson","given":"Alex"},{"family":"Bergman","given":"Bjorn"},{"family":"White","given":"Timothy D."},{"family":"Block","given":"Barbara A."},{"family":"Woods","given":"Paul"},{"family":"Sullivan","given":"Brian"},{"family":"Costello","given":"Christopher"},{"family":"Worm","given":"Boris"}],"issued":{"date-parts":[["2018",2,23]]}}}],"schema":"https://github.com/citation-style-language/schema/raw/master/csl-citation.json"} </w:instrText>
      </w:r>
      <w:r w:rsidR="00531919">
        <w:rPr>
          <w:rFonts w:ascii="Times New Roman" w:hAnsi="Times New Roman" w:cs="Times New Roman"/>
          <w:sz w:val="24"/>
          <w:szCs w:val="24"/>
        </w:rPr>
        <w:fldChar w:fldCharType="separate"/>
      </w:r>
      <w:r w:rsidR="00531919">
        <w:rPr>
          <w:rFonts w:ascii="Times New Roman" w:hAnsi="Times New Roman" w:cs="Times New Roman"/>
          <w:noProof/>
          <w:sz w:val="24"/>
          <w:szCs w:val="24"/>
        </w:rPr>
        <w:t>(Kroodsma et al. 2018)</w:t>
      </w:r>
      <w:r w:rsidR="00531919">
        <w:rPr>
          <w:rFonts w:ascii="Times New Roman" w:hAnsi="Times New Roman" w:cs="Times New Roman"/>
          <w:sz w:val="24"/>
          <w:szCs w:val="24"/>
        </w:rPr>
        <w:fldChar w:fldCharType="end"/>
      </w:r>
      <w:r w:rsidR="002B3AEC">
        <w:rPr>
          <w:rFonts w:ascii="Times New Roman" w:hAnsi="Times New Roman" w:cs="Times New Roman"/>
          <w:sz w:val="24"/>
          <w:szCs w:val="24"/>
        </w:rPr>
        <w:t xml:space="preserve">. </w:t>
      </w:r>
      <w:r w:rsidR="00C24AED">
        <w:rPr>
          <w:rFonts w:ascii="Times New Roman" w:hAnsi="Times New Roman" w:cs="Times New Roman"/>
          <w:sz w:val="24"/>
          <w:szCs w:val="24"/>
        </w:rPr>
        <w:t xml:space="preserve">The convolutional neural network uses characteristics of vessel tracks (e.g. speed, course, distance to shore) to identify fishing effort with &gt; 90% accuracy </w:t>
      </w:r>
      <w:r w:rsidR="00C24AED">
        <w:rPr>
          <w:rFonts w:ascii="Times New Roman" w:hAnsi="Times New Roman" w:cs="Times New Roman"/>
          <w:sz w:val="24"/>
          <w:szCs w:val="24"/>
        </w:rPr>
        <w:fldChar w:fldCharType="begin"/>
      </w:r>
      <w:r w:rsidR="00497C68">
        <w:rPr>
          <w:rFonts w:ascii="Times New Roman" w:hAnsi="Times New Roman" w:cs="Times New Roman"/>
          <w:sz w:val="24"/>
          <w:szCs w:val="24"/>
        </w:rPr>
        <w:instrText xml:space="preserve"> ADDIN ZOTERO_ITEM CSL_CITATION {"citationID":"xjYLAFRg","properties":{"formattedCitation":"(Kroodsma et al. 2018)","plainCitation":"(Kroodsma et al. 2018)","noteIndex":0},"citationItems":[{"id":2105,"uris":["http://zotero.org/users/local/M0YML2ec/items/8L9QLX2M"],"uri":["http://zotero.org/users/local/M0YML2ec/items/8L9QLX2M"],"itemData":{"id":2105,"type":"article-journal","title":"Tracking the global footprint of fisheries","container-title":"Science","page":"904-908","volume":"359","issue":"6378","source":"science.sciencemag.org","abstract":"More than half the fish in the sea\nAs the human population has grown in recent decades, our dependence on ocean-supplied protein has rapidly increased. Kroodsma et al. took advantage of the automatic identification system installed on all industrial fishing vessels to map and quantify fishing efforts across the world (see the Perspective by Poloczanska). More than half of the world's oceans are subject to industrial-scale harvest, spanning an area four times that covered by terrestrial agriculture. Furthermore, fishing efforts seem not to depend on economic or environmental drivers, but rather social and political schedules. Thus, more active measures will likely be needed to ensure sustainable use of ocean resources.\nScience, this issue p. 904; see also p. 864\nAlthough fishing is one of the most widespread activities by which humans harvest natural resources, its global footprint is poorly understood and has never been directly quantified. We processed 22 billion automatic identification system messages and tracked &gt;70,000 industrial fishing vessels from 2012 to 2016, creating a global dynamic footprint of fishing effort with spatial and temporal resolution two to three orders of magnitude higher than for previous data sets. Our data show that industrial fishing occurs in &gt;55% of ocean area and has a spatial extent more than four times that of agriculture. We find that global patterns of fishing have surprisingly low sensitivity to short-term economic and environmental variation and a strong response to cultural and political events such as holidays and closures.\nMore than half of the ocean is exposed to industrial fishing activities.\nMore than half of the ocean is exposed to industrial fishing activities.","DOI":"10.1126/science.aao5646","ISSN":"0036-8075, 1095-9203","note":"PMID: 29472481","language":"en","author":[{"family":"Kroodsma","given":"David A."},{"family":"Mayorga","given":"Juan"},{"family":"Hochberg","given":"Timothy"},{"family":"Miller","given":"Nathan A."},{"family":"Boerder","given":"Kristina"},{"family":"Ferretti","given":"Francesco"},{"family":"Wilson","given":"Alex"},{"family":"Bergman","given":"Bjorn"},{"family":"White","given":"Timothy D."},{"family":"Block","given":"Barbara A."},{"family":"Woods","given":"Paul"},{"family":"Sullivan","given":"Brian"},{"family":"Costello","given":"Christopher"},{"family":"Worm","given":"Boris"}],"issued":{"date-parts":[["2018",2,23]]}}}],"schema":"https://github.com/citation-style-language/schema/raw/master/csl-citation.json"} </w:instrText>
      </w:r>
      <w:r w:rsidR="00C24AED">
        <w:rPr>
          <w:rFonts w:ascii="Times New Roman" w:hAnsi="Times New Roman" w:cs="Times New Roman"/>
          <w:sz w:val="24"/>
          <w:szCs w:val="24"/>
        </w:rPr>
        <w:fldChar w:fldCharType="separate"/>
      </w:r>
      <w:r w:rsidR="00497C68">
        <w:rPr>
          <w:rFonts w:ascii="Times New Roman" w:hAnsi="Times New Roman" w:cs="Times New Roman"/>
          <w:noProof/>
          <w:sz w:val="24"/>
          <w:szCs w:val="24"/>
        </w:rPr>
        <w:t>(Kroodsma et al. 2018)</w:t>
      </w:r>
      <w:r w:rsidR="00C24AED">
        <w:rPr>
          <w:rFonts w:ascii="Times New Roman" w:hAnsi="Times New Roman" w:cs="Times New Roman"/>
          <w:sz w:val="24"/>
          <w:szCs w:val="24"/>
        </w:rPr>
        <w:fldChar w:fldCharType="end"/>
      </w:r>
      <w:r w:rsidR="00F27D93">
        <w:rPr>
          <w:rFonts w:ascii="Times New Roman" w:hAnsi="Times New Roman" w:cs="Times New Roman"/>
          <w:sz w:val="24"/>
          <w:szCs w:val="24"/>
        </w:rPr>
        <w:t>.</w:t>
      </w:r>
      <w:r w:rsidR="00C24AED">
        <w:rPr>
          <w:rFonts w:ascii="Times New Roman" w:hAnsi="Times New Roman" w:cs="Times New Roman"/>
          <w:sz w:val="24"/>
          <w:szCs w:val="24"/>
        </w:rPr>
        <w:t xml:space="preserve"> </w:t>
      </w:r>
      <w:r w:rsidR="002B3AEC">
        <w:rPr>
          <w:rFonts w:ascii="Times New Roman" w:hAnsi="Times New Roman" w:cs="Times New Roman"/>
          <w:sz w:val="24"/>
          <w:szCs w:val="24"/>
        </w:rPr>
        <w:t>Th</w:t>
      </w:r>
      <w:r w:rsidR="00C24AED">
        <w:rPr>
          <w:rFonts w:ascii="Times New Roman" w:hAnsi="Times New Roman" w:cs="Times New Roman"/>
          <w:sz w:val="24"/>
          <w:szCs w:val="24"/>
        </w:rPr>
        <w:t>e resulting</w:t>
      </w:r>
      <w:r w:rsidR="002B3AEC">
        <w:rPr>
          <w:rFonts w:ascii="Times New Roman" w:hAnsi="Times New Roman" w:cs="Times New Roman"/>
          <w:sz w:val="24"/>
          <w:szCs w:val="24"/>
        </w:rPr>
        <w:t xml:space="preserve"> dataset </w:t>
      </w:r>
      <w:r w:rsidR="000854F6">
        <w:rPr>
          <w:rFonts w:ascii="Times New Roman" w:hAnsi="Times New Roman" w:cs="Times New Roman"/>
          <w:sz w:val="24"/>
          <w:szCs w:val="24"/>
        </w:rPr>
        <w:t>is comprised of 22 billion detections from</w:t>
      </w:r>
      <w:r w:rsidR="002B3AEC">
        <w:rPr>
          <w:rFonts w:ascii="Times New Roman" w:hAnsi="Times New Roman" w:cs="Times New Roman"/>
          <w:sz w:val="24"/>
          <w:szCs w:val="24"/>
        </w:rPr>
        <w:t xml:space="preserve"> over 70,000 industrial fishing vessels</w:t>
      </w:r>
      <w:r w:rsidR="000854F6">
        <w:rPr>
          <w:rFonts w:ascii="Times New Roman" w:hAnsi="Times New Roman" w:cs="Times New Roman"/>
          <w:sz w:val="24"/>
          <w:szCs w:val="24"/>
        </w:rPr>
        <w:t xml:space="preserve">. Approximately </w:t>
      </w:r>
      <w:r w:rsidR="002B3AEC">
        <w:rPr>
          <w:rFonts w:ascii="Times New Roman" w:hAnsi="Times New Roman" w:cs="Times New Roman"/>
          <w:sz w:val="24"/>
          <w:szCs w:val="24"/>
        </w:rPr>
        <w:t>50-75% of global fishing effort in offshore regions</w:t>
      </w:r>
      <w:r w:rsidR="000854F6">
        <w:rPr>
          <w:rFonts w:ascii="Times New Roman" w:hAnsi="Times New Roman" w:cs="Times New Roman"/>
          <w:sz w:val="24"/>
          <w:szCs w:val="24"/>
        </w:rPr>
        <w:t xml:space="preserve"> </w:t>
      </w:r>
      <w:r w:rsidR="000854F6">
        <w:rPr>
          <w:rFonts w:ascii="Times New Roman" w:hAnsi="Times New Roman" w:cs="Times New Roman"/>
          <w:sz w:val="24"/>
          <w:szCs w:val="24"/>
        </w:rPr>
        <w:softHyphen/>
        <w:t xml:space="preserve">– where large MPAs are predominantly located </w:t>
      </w:r>
      <w:r w:rsidR="000854F6">
        <w:rPr>
          <w:rFonts w:ascii="Times New Roman" w:hAnsi="Times New Roman" w:cs="Times New Roman"/>
          <w:sz w:val="24"/>
          <w:szCs w:val="24"/>
        </w:rPr>
        <w:fldChar w:fldCharType="begin"/>
      </w:r>
      <w:r w:rsidR="00825E3D">
        <w:rPr>
          <w:rFonts w:ascii="Times New Roman" w:hAnsi="Times New Roman" w:cs="Times New Roman"/>
          <w:sz w:val="24"/>
          <w:szCs w:val="24"/>
        </w:rPr>
        <w:instrText xml:space="preserve"> ADDIN ZOTERO_ITEM CSL_CITATION {"citationID":"TZf7jijT","properties":{"formattedCitation":"(O\\uc0\\u8217{}Leary et al. 2018)","plainCitation":"(O’Leary et al. 2018)","noteIndex":0},"citationItems":[{"id":2353,"uris":["http://zotero.org/users/local/M0YML2ec/items/DMNVCKHD"],"uri":["http://zotero.org/users/local/M0YML2ec/items/DMNVCKHD"],"itemData":{"id":2353,"type":"article-journal","title":"Addressing Criticisms of Large-Scale Marine Protected Areas","container-title":"BioScience","page":"359-370","volume":"68","issue":"5","source":"academic.oup.com","abstract":"Abstract.  Designated large-scale marine protected areas (LSMPAs, 100,000 or more square kilometers) constitute over two-thirds of the approximately 6.6% of the","DOI":"10.1093/biosci/biy021","ISSN":"0006-3568","journalAbbreviation":"BioScience","language":"en","author":[{"family":"O’Leary","given":"Bethan C."},{"family":"Ban","given":"Natalie C."},{"family":"Fernandez","given":"Miriam"},{"family":"Friedlander","given":"Alan M."},{"family":"García-Borboroglu","given":"Pablo"},{"family":"Golbuu","given":"Yimnang"},{"family":"Guidetti","given":"Paolo"},{"family":"Harris","given":"Jean M."},{"family":"Hawkins","given":"Julie P."},{"family":"Langlois","given":"Tim"},{"family":"McCauley","given":"Douglas J."},{"family":"Pikitch","given":"Ellen K."},{"family":"Richmond","given":"Robert H."},{"family":"Roberts","given":"Callum M."}],"issued":{"date-parts":[["2018",5,1]]}}}],"schema":"https://github.com/citation-style-language/schema/raw/master/csl-citation.json"} </w:instrText>
      </w:r>
      <w:r w:rsidR="000854F6">
        <w:rPr>
          <w:rFonts w:ascii="Times New Roman" w:hAnsi="Times New Roman" w:cs="Times New Roman"/>
          <w:sz w:val="24"/>
          <w:szCs w:val="24"/>
        </w:rPr>
        <w:fldChar w:fldCharType="separate"/>
      </w:r>
      <w:r w:rsidR="000854F6" w:rsidRPr="00AD2DD3">
        <w:rPr>
          <w:rFonts w:ascii="Times New Roman" w:hAnsi="Times New Roman" w:cs="Times New Roman"/>
          <w:sz w:val="24"/>
        </w:rPr>
        <w:t>(O’Leary et al. 2018)</w:t>
      </w:r>
      <w:r w:rsidR="000854F6">
        <w:rPr>
          <w:rFonts w:ascii="Times New Roman" w:hAnsi="Times New Roman" w:cs="Times New Roman"/>
          <w:sz w:val="24"/>
          <w:szCs w:val="24"/>
        </w:rPr>
        <w:fldChar w:fldCharType="end"/>
      </w:r>
      <w:r w:rsidR="000854F6">
        <w:rPr>
          <w:rFonts w:ascii="Times New Roman" w:hAnsi="Times New Roman" w:cs="Times New Roman"/>
          <w:sz w:val="24"/>
          <w:szCs w:val="24"/>
        </w:rPr>
        <w:t xml:space="preserve"> –</w:t>
      </w:r>
      <w:r w:rsidR="002B3AEC">
        <w:rPr>
          <w:rFonts w:ascii="Times New Roman" w:hAnsi="Times New Roman" w:cs="Times New Roman"/>
          <w:sz w:val="24"/>
          <w:szCs w:val="24"/>
        </w:rPr>
        <w:t xml:space="preserve"> </w:t>
      </w:r>
      <w:r w:rsidR="000854F6">
        <w:rPr>
          <w:rFonts w:ascii="Times New Roman" w:hAnsi="Times New Roman" w:cs="Times New Roman"/>
          <w:sz w:val="24"/>
          <w:szCs w:val="24"/>
        </w:rPr>
        <w:t>is viewable via AIS analysis</w:t>
      </w:r>
      <w:r w:rsidR="002B3AEC">
        <w:rPr>
          <w:rFonts w:ascii="Times New Roman" w:hAnsi="Times New Roman" w:cs="Times New Roman"/>
          <w:sz w:val="24"/>
          <w:szCs w:val="24"/>
        </w:rPr>
        <w:t>.</w:t>
      </w:r>
      <w:r w:rsidR="00AD2DD3">
        <w:rPr>
          <w:rFonts w:ascii="Times New Roman" w:hAnsi="Times New Roman" w:cs="Times New Roman"/>
          <w:sz w:val="24"/>
          <w:szCs w:val="24"/>
        </w:rPr>
        <w:t xml:space="preserve"> </w:t>
      </w:r>
      <w:r w:rsidR="00C24AED">
        <w:rPr>
          <w:rFonts w:ascii="Times New Roman" w:hAnsi="Times New Roman" w:cs="Times New Roman"/>
          <w:sz w:val="24"/>
          <w:szCs w:val="24"/>
        </w:rPr>
        <w:t>The Global Fishing Watch dataset</w:t>
      </w:r>
      <w:r w:rsidR="00AD2DD3">
        <w:rPr>
          <w:rFonts w:ascii="Times New Roman" w:hAnsi="Times New Roman" w:cs="Times New Roman"/>
          <w:sz w:val="24"/>
          <w:szCs w:val="24"/>
        </w:rPr>
        <w:t xml:space="preserve"> does</w:t>
      </w:r>
      <w:r w:rsidR="000854F6">
        <w:rPr>
          <w:rFonts w:ascii="Times New Roman" w:hAnsi="Times New Roman" w:cs="Times New Roman"/>
          <w:sz w:val="24"/>
          <w:szCs w:val="24"/>
        </w:rPr>
        <w:t xml:space="preserve"> not</w:t>
      </w:r>
      <w:r w:rsidR="00AD2DD3">
        <w:rPr>
          <w:rFonts w:ascii="Times New Roman" w:hAnsi="Times New Roman" w:cs="Times New Roman"/>
          <w:sz w:val="24"/>
          <w:szCs w:val="24"/>
        </w:rPr>
        <w:t xml:space="preserve"> capture the activity of small-scale fishing vessels, as may be used by residents but vessels of this nature of often exempted from large MPA regulations (cite Pitcairn).</w:t>
      </w:r>
      <w:r w:rsidR="00CE5EEC">
        <w:rPr>
          <w:rFonts w:ascii="Times New Roman" w:hAnsi="Times New Roman" w:cs="Times New Roman"/>
          <w:sz w:val="24"/>
          <w:szCs w:val="24"/>
        </w:rPr>
        <w:t xml:space="preserve"> </w:t>
      </w:r>
    </w:p>
    <w:p w14:paraId="3D231753" w14:textId="0D593BEC" w:rsidR="005E2822" w:rsidRPr="00493907" w:rsidRDefault="00AD2DD3" w:rsidP="00286B92">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We analyzed the tracks of all </w:t>
      </w:r>
      <w:r w:rsidR="0007281B">
        <w:rPr>
          <w:rFonts w:ascii="Times New Roman" w:hAnsi="Times New Roman" w:cs="Times New Roman"/>
          <w:sz w:val="24"/>
          <w:szCs w:val="24"/>
        </w:rPr>
        <w:t>detected fishing vessels that entered a bounding box extending one degree beyond each large MPA</w:t>
      </w:r>
      <w:r w:rsidR="000854F6">
        <w:rPr>
          <w:rFonts w:ascii="Times New Roman" w:hAnsi="Times New Roman" w:cs="Times New Roman"/>
          <w:sz w:val="24"/>
          <w:szCs w:val="24"/>
        </w:rPr>
        <w:t xml:space="preserve"> boundary</w:t>
      </w:r>
      <w:r w:rsidR="0007281B">
        <w:rPr>
          <w:rFonts w:ascii="Times New Roman" w:hAnsi="Times New Roman" w:cs="Times New Roman"/>
          <w:sz w:val="24"/>
          <w:szCs w:val="24"/>
        </w:rPr>
        <w:t xml:space="preserve">. To </w:t>
      </w:r>
      <w:r w:rsidR="00754785">
        <w:rPr>
          <w:rFonts w:ascii="Times New Roman" w:hAnsi="Times New Roman" w:cs="Times New Roman"/>
          <w:sz w:val="24"/>
          <w:szCs w:val="24"/>
        </w:rPr>
        <w:t>identify</w:t>
      </w:r>
      <w:r w:rsidR="0007281B">
        <w:rPr>
          <w:rFonts w:ascii="Times New Roman" w:hAnsi="Times New Roman" w:cs="Times New Roman"/>
          <w:sz w:val="24"/>
          <w:szCs w:val="24"/>
        </w:rPr>
        <w:t xml:space="preserve"> </w:t>
      </w:r>
      <w:r w:rsidR="00754785">
        <w:rPr>
          <w:rFonts w:ascii="Times New Roman" w:hAnsi="Times New Roman" w:cs="Times New Roman"/>
          <w:sz w:val="24"/>
          <w:szCs w:val="24"/>
        </w:rPr>
        <w:t xml:space="preserve">spatial changes in fishing effort following MPA creation, we created aggregate maps of annual fishing effort for one year before and one year after each MPA was established. </w:t>
      </w:r>
      <w:r w:rsidR="00C24AED">
        <w:rPr>
          <w:rFonts w:ascii="Times New Roman" w:hAnsi="Times New Roman" w:cs="Times New Roman"/>
          <w:sz w:val="24"/>
          <w:szCs w:val="24"/>
        </w:rPr>
        <w:t xml:space="preserve">We </w:t>
      </w:r>
      <w:r w:rsidR="005E2822">
        <w:rPr>
          <w:rFonts w:ascii="Times New Roman" w:hAnsi="Times New Roman" w:cs="Times New Roman"/>
          <w:sz w:val="24"/>
          <w:szCs w:val="24"/>
        </w:rPr>
        <w:t xml:space="preserve">calculated the difference in annual fishing hours, defined as the elapsed time between positions </w:t>
      </w:r>
      <w:r w:rsidR="005E2822">
        <w:rPr>
          <w:rFonts w:ascii="Times New Roman" w:hAnsi="Times New Roman" w:cs="Times New Roman"/>
          <w:sz w:val="24"/>
          <w:szCs w:val="24"/>
        </w:rPr>
        <w:lastRenderedPageBreak/>
        <w:t>identified as fishing</w:t>
      </w:r>
      <w:r w:rsidR="002323D7">
        <w:rPr>
          <w:rFonts w:ascii="Times New Roman" w:hAnsi="Times New Roman" w:cs="Times New Roman"/>
          <w:sz w:val="24"/>
          <w:szCs w:val="24"/>
        </w:rPr>
        <w:t xml:space="preserve"> (neural net score &gt; 0.5)</w:t>
      </w:r>
      <w:r w:rsidR="005E2822">
        <w:rPr>
          <w:rFonts w:ascii="Times New Roman" w:hAnsi="Times New Roman" w:cs="Times New Roman"/>
          <w:sz w:val="24"/>
          <w:szCs w:val="24"/>
        </w:rPr>
        <w:t xml:space="preserve">, for each 0.5 by </w:t>
      </w:r>
      <w:proofErr w:type="gramStart"/>
      <w:r w:rsidR="005E2822">
        <w:rPr>
          <w:rFonts w:ascii="Times New Roman" w:hAnsi="Times New Roman" w:cs="Times New Roman"/>
          <w:sz w:val="24"/>
          <w:szCs w:val="24"/>
        </w:rPr>
        <w:t>0.5 degree</w:t>
      </w:r>
      <w:proofErr w:type="gramEnd"/>
      <w:r w:rsidR="005E2822">
        <w:rPr>
          <w:rFonts w:ascii="Times New Roman" w:hAnsi="Times New Roman" w:cs="Times New Roman"/>
          <w:sz w:val="24"/>
          <w:szCs w:val="24"/>
        </w:rPr>
        <w:t xml:space="preserve"> grid cell. </w:t>
      </w:r>
      <w:r w:rsidR="00497C68">
        <w:rPr>
          <w:rFonts w:ascii="Times New Roman" w:hAnsi="Times New Roman" w:cs="Times New Roman"/>
          <w:sz w:val="24"/>
          <w:szCs w:val="24"/>
        </w:rPr>
        <w:t xml:space="preserve">We selected this resolution because longline vessels comprise a majority of fishing effort surrounding large MPAs </w:t>
      </w:r>
      <w:r w:rsidR="00497C68">
        <w:rPr>
          <w:rFonts w:ascii="Times New Roman" w:hAnsi="Times New Roman" w:cs="Times New Roman"/>
          <w:sz w:val="24"/>
          <w:szCs w:val="24"/>
        </w:rPr>
        <w:fldChar w:fldCharType="begin"/>
      </w:r>
      <w:r w:rsidR="00497C68">
        <w:rPr>
          <w:rFonts w:ascii="Times New Roman" w:hAnsi="Times New Roman" w:cs="Times New Roman"/>
          <w:sz w:val="24"/>
          <w:szCs w:val="24"/>
        </w:rPr>
        <w:instrText xml:space="preserve"> ADDIN ZOTERO_ITEM CSL_CITATION {"citationID":"DCFPGxak","properties":{"formattedCitation":"(White et al. 2017)","plainCitation":"(White et al. 2017)","noteIndex":0},"citationItems":[{"id":1593,"uris":["http://zotero.org/users/local/M0YML2ec/items/89EU3BH4"],"uri":["http://zotero.org/users/local/M0YML2ec/items/89EU3BH4"],"itemData":{"id":1593,"type":"article-journal","title":"Assessing the effectiveness of a large marine protected area for reef shark conservation","container-title":"Biological Conservation","page":"64-71","volume":"207","source":"ScienceDirect","abstract":"Large marine protected areas (MPAs) have recently been established throughout the world at an unprecedented pace, yet the value of these reserves for mobile species conservation remains unclear. Reef shark populations continue to decline even within some of the largest MPAs, fueling unresolved debates over the ability of protected areas to aid mobile species that transit beyond MPA boundaries. We assessed the capacity of a large MPA to conserve grey reef sharks - a Near Threatened species with a widespread distribution and poorly understood offshore movement patterns - using a combination of conventional tags, satellite tags, and an emerging vessel tracking technology. We found that the 54,000 km2 U.S. Palmyra Atoll National Wildlife Refuge in the central Pacific Ocean provides substantial protection for grey reef sharks, as two-thirds of satellite-tracked sharks remained within MPA boundaries for the entire study duration. Additionally, our analysis of &amp;gt; 0.5 million satellite detections of commercial fishing vessels identified virtually no fishing effort within the refuge and significant effort beyond the MPA perimeter, suggesting that large MPAs can effectively benefit reef sharks and other mobile species if properly enforced. However, our results also highlight limitations of place-based conservation as some of these reef-associated sharks moved surprising distances into pelagic waters (up to 926 km from Palmyra Atoll, 810 km beyond MPA boundaries). Small-scale fishermen operating beyond MPA boundaries (up to 366 km from Palmyra) captured 2% of sharks that were initially tagged at Palmyra, indicating that large MPAs provide substantial, though incomplete, protection for reef sharks.","DOI":"10.1016/j.biocon.2017.01.009","ISSN":"0006-3207","journalAbbreviation":"Biological Conservation","author":[{"family":"White","given":"Timothy D."},{"family":"Carlisle","given":"Aaron B."},{"family":"Kroodsma","given":"David A."},{"family":"Block","given":"Barbara A."},{"family":"Casagrandi","given":"Renato"},{"family":"De Leo","given":"Giulio A."},{"family":"Gatto","given":"Marino"},{"family":"Micheli","given":"Fiorenza"},{"family":"McCauley","given":"Douglas J."}],"issued":{"date-parts":[["2017",3]]}}}],"schema":"https://github.com/citation-style-language/schema/raw/master/csl-citation.json"} </w:instrText>
      </w:r>
      <w:r w:rsidR="00497C68">
        <w:rPr>
          <w:rFonts w:ascii="Times New Roman" w:hAnsi="Times New Roman" w:cs="Times New Roman"/>
          <w:sz w:val="24"/>
          <w:szCs w:val="24"/>
        </w:rPr>
        <w:fldChar w:fldCharType="separate"/>
      </w:r>
      <w:r w:rsidR="00497C68">
        <w:rPr>
          <w:rFonts w:ascii="Times New Roman" w:hAnsi="Times New Roman" w:cs="Times New Roman"/>
          <w:noProof/>
          <w:sz w:val="24"/>
          <w:szCs w:val="24"/>
        </w:rPr>
        <w:t>(e.g., White et al. 2017)</w:t>
      </w:r>
      <w:r w:rsidR="00497C68">
        <w:rPr>
          <w:rFonts w:ascii="Times New Roman" w:hAnsi="Times New Roman" w:cs="Times New Roman"/>
          <w:sz w:val="24"/>
          <w:szCs w:val="24"/>
        </w:rPr>
        <w:fldChar w:fldCharType="end"/>
      </w:r>
      <w:r w:rsidR="00AF4463">
        <w:rPr>
          <w:rFonts w:ascii="Times New Roman" w:hAnsi="Times New Roman" w:cs="Times New Roman"/>
          <w:sz w:val="24"/>
          <w:szCs w:val="24"/>
        </w:rPr>
        <w:t xml:space="preserve"> </w:t>
      </w:r>
      <w:r w:rsidR="00497C68">
        <w:rPr>
          <w:rFonts w:ascii="Times New Roman" w:hAnsi="Times New Roman" w:cs="Times New Roman"/>
          <w:sz w:val="24"/>
          <w:szCs w:val="24"/>
        </w:rPr>
        <w:t xml:space="preserve">and </w:t>
      </w:r>
      <w:r w:rsidR="00AF4463">
        <w:rPr>
          <w:rFonts w:ascii="Times New Roman" w:hAnsi="Times New Roman" w:cs="Times New Roman"/>
          <w:sz w:val="24"/>
          <w:szCs w:val="24"/>
        </w:rPr>
        <w:t>they deploy</w:t>
      </w:r>
      <w:r w:rsidR="00497C68">
        <w:rPr>
          <w:rFonts w:ascii="Times New Roman" w:hAnsi="Times New Roman" w:cs="Times New Roman"/>
          <w:sz w:val="24"/>
          <w:szCs w:val="24"/>
        </w:rPr>
        <w:t xml:space="preserve"> gear that </w:t>
      </w:r>
      <w:r w:rsidR="00AF4463">
        <w:rPr>
          <w:rFonts w:ascii="Times New Roman" w:hAnsi="Times New Roman" w:cs="Times New Roman"/>
          <w:sz w:val="24"/>
          <w:szCs w:val="24"/>
        </w:rPr>
        <w:t>is</w:t>
      </w:r>
      <w:r w:rsidR="00497C68">
        <w:rPr>
          <w:rFonts w:ascii="Times New Roman" w:hAnsi="Times New Roman" w:cs="Times New Roman"/>
          <w:sz w:val="24"/>
          <w:szCs w:val="24"/>
        </w:rPr>
        <w:t xml:space="preserve"> </w:t>
      </w:r>
      <w:r w:rsidR="00AF4463">
        <w:rPr>
          <w:rFonts w:ascii="Times New Roman" w:hAnsi="Times New Roman" w:cs="Times New Roman"/>
          <w:sz w:val="24"/>
          <w:szCs w:val="24"/>
        </w:rPr>
        <w:t xml:space="preserve">approximately </w:t>
      </w:r>
      <w:r w:rsidR="00497C68">
        <w:rPr>
          <w:rFonts w:ascii="Times New Roman" w:hAnsi="Times New Roman" w:cs="Times New Roman"/>
          <w:sz w:val="24"/>
          <w:szCs w:val="24"/>
        </w:rPr>
        <w:t>0.5 degree</w:t>
      </w:r>
      <w:r w:rsidR="00AF4463">
        <w:rPr>
          <w:rFonts w:ascii="Times New Roman" w:hAnsi="Times New Roman" w:cs="Times New Roman"/>
          <w:sz w:val="24"/>
          <w:szCs w:val="24"/>
        </w:rPr>
        <w:t>s in length</w:t>
      </w:r>
      <w:r w:rsidR="00497C68">
        <w:rPr>
          <w:rFonts w:ascii="Times New Roman" w:hAnsi="Times New Roman" w:cs="Times New Roman"/>
          <w:sz w:val="24"/>
          <w:szCs w:val="24"/>
        </w:rPr>
        <w:t>.</w:t>
      </w:r>
    </w:p>
    <w:p w14:paraId="5458AED9" w14:textId="77777777" w:rsidR="002F2986" w:rsidRPr="002F2986" w:rsidRDefault="00955223" w:rsidP="002F2986">
      <w:pPr>
        <w:pStyle w:val="Bibliography"/>
        <w:rPr>
          <w:rFonts w:ascii="Times New Roman" w:hAnsi="Times New Roman" w:cs="Times New Roman"/>
          <w:sz w:val="24"/>
        </w:rPr>
      </w:pPr>
      <w:r>
        <w:t xml:space="preserve">In order to “control” for trends </w:t>
      </w:r>
      <w:r w:rsidR="002323D7">
        <w:t xml:space="preserve">in fishing effort </w:t>
      </w:r>
      <w:r>
        <w:t xml:space="preserve">that are not driven by protection (e.g., regional oceanography), we compared fishing activity detected in large MPAs </w:t>
      </w:r>
      <w:r w:rsidR="00B449BC">
        <w:t>and nearby</w:t>
      </w:r>
      <w:r w:rsidR="00AF4463">
        <w:t xml:space="preserve"> Exclusive Economic Zones (EEZs) that permit industrial fishing</w:t>
      </w:r>
      <w:r w:rsidR="00B449BC">
        <w:t xml:space="preserve"> </w:t>
      </w:r>
      <w:r w:rsidR="00AF4463">
        <w:fldChar w:fldCharType="begin"/>
      </w:r>
      <w:r w:rsidR="00AF4463">
        <w:instrText xml:space="preserve"> ADDIN ZOTERO_ITEM CSL_CITATION {"citationID":"91JhgzHb","properties":{"formattedCitation":"(McDermott et al. 2018)","plainCitation":"(McDermott et al. 2018)","noteIndex":0},"citationItems":[{"id":2379,"uris":["http://zotero.org/users/local/M0YML2ec/items/IQHI7P9S"],"uri":["http://zotero.org/users/local/M0YML2ec/items/IQHI7P9S"],"itemData":{"id":2379,"type":"article-journal","title":"The blue paradox: Preemptive overfishing in marine reserves","container-title":"Proceedings of the National Academy of Sciences","page":"201802862","source":"www.pnas.org","abstract":"Most large-scale conservation policies are anticipated or announced in advance. This risks the possibility of preemptive resource extraction before the conservation intervention goes into force. We use a high-resolution dataset of satellite-based fishing activity to show that anticipation of an impending no-take marine reserve undermines the policy by triggering an unintended race-to-fish. We study one of the world’s largest marine reserves, the Phoenix Islands Protected Area (PIPA), and find that fishers more than doubled their fishing effort once this area was earmarked for eventual protected status. The additional fishing effort resulted in an impoverished starting point for PIPA equivalent to 1.5 y of banned fishing. Extrapolating this behavior globally, we estimate that if other marine reserve announcements were to trigger similar preemptive fishing, this could temporarily increase the share of overextracted fisheries from 65% to 72%. Our findings have implications for general conservation efforts as well as the methods that scientists use to monitor and evaluate policy efficacy.","DOI":"10.1073/pnas.1802862115","ISSN":"0027-8424, 1091-6490","note":"PMID: 30150404","shortTitle":"The blue paradox","journalAbbreviation":"PNAS","language":"en","author":[{"family":"McDermott","given":"Grant R."},{"family":"Meng","given":"Kyle C."},{"family":"McDonald","given":"Gavin G."},{"family":"Costello","given":"Christopher J."}],"issued":{"date-parts":[["2018",8,22]]}}}],"schema":"https://github.com/citation-style-language/schema/raw/master/csl-citation.json"} </w:instrText>
      </w:r>
      <w:r w:rsidR="00AF4463">
        <w:fldChar w:fldCharType="separate"/>
      </w:r>
      <w:r w:rsidR="002F2986" w:rsidRPr="002F2986">
        <w:rPr>
          <w:rFonts w:ascii="Times New Roman" w:hAnsi="Times New Roman" w:cs="Times New Roman"/>
          <w:sz w:val="24"/>
        </w:rPr>
        <w:t xml:space="preserve">Ban, N.C., Davies, T.E., Aguilera, S.E., Brooks, C., Cox, M., Epstein, G., Evans, L.S., Maxwell, S.M. &amp; Nenadovic, M. (2017). Social and ecological effectiveness of large marine protected areas. </w:t>
      </w:r>
      <w:r w:rsidR="002F2986" w:rsidRPr="002F2986">
        <w:rPr>
          <w:rFonts w:ascii="Times New Roman" w:hAnsi="Times New Roman" w:cs="Times New Roman"/>
          <w:i/>
          <w:iCs/>
          <w:sz w:val="24"/>
        </w:rPr>
        <w:t>Glob. Environ. Change</w:t>
      </w:r>
      <w:r w:rsidR="002F2986" w:rsidRPr="002F2986">
        <w:rPr>
          <w:rFonts w:ascii="Times New Roman" w:hAnsi="Times New Roman" w:cs="Times New Roman"/>
          <w:sz w:val="24"/>
        </w:rPr>
        <w:t>, 43, 82–91.</w:t>
      </w:r>
    </w:p>
    <w:p w14:paraId="69388F6D" w14:textId="77777777" w:rsidR="002F2986" w:rsidRPr="002F2986" w:rsidRDefault="002F2986" w:rsidP="002F2986">
      <w:pPr>
        <w:pStyle w:val="Bibliography"/>
        <w:rPr>
          <w:rFonts w:ascii="Times New Roman" w:hAnsi="Times New Roman" w:cs="Times New Roman"/>
          <w:sz w:val="24"/>
        </w:rPr>
      </w:pPr>
      <w:r w:rsidRPr="002F2986">
        <w:rPr>
          <w:rFonts w:ascii="Times New Roman" w:hAnsi="Times New Roman" w:cs="Times New Roman"/>
          <w:sz w:val="24"/>
        </w:rPr>
        <w:t xml:space="preserve">Boonzaier, L. &amp; Pauly, D. (2016). Marine protection targets: an updated assessment of global progress. </w:t>
      </w:r>
      <w:r w:rsidRPr="002F2986">
        <w:rPr>
          <w:rFonts w:ascii="Times New Roman" w:hAnsi="Times New Roman" w:cs="Times New Roman"/>
          <w:i/>
          <w:iCs/>
          <w:sz w:val="24"/>
        </w:rPr>
        <w:t>Oryx</w:t>
      </w:r>
      <w:r w:rsidRPr="002F2986">
        <w:rPr>
          <w:rFonts w:ascii="Times New Roman" w:hAnsi="Times New Roman" w:cs="Times New Roman"/>
          <w:sz w:val="24"/>
        </w:rPr>
        <w:t>, 50, 27–35.</w:t>
      </w:r>
    </w:p>
    <w:p w14:paraId="39E32536" w14:textId="77777777" w:rsidR="002F2986" w:rsidRPr="002F2986" w:rsidRDefault="002F2986" w:rsidP="002F2986">
      <w:pPr>
        <w:pStyle w:val="Bibliography"/>
        <w:rPr>
          <w:rFonts w:ascii="Times New Roman" w:hAnsi="Times New Roman" w:cs="Times New Roman"/>
          <w:sz w:val="24"/>
        </w:rPr>
      </w:pPr>
      <w:r w:rsidRPr="002F2986">
        <w:rPr>
          <w:rFonts w:ascii="Times New Roman" w:hAnsi="Times New Roman" w:cs="Times New Roman"/>
          <w:sz w:val="24"/>
        </w:rPr>
        <w:t xml:space="preserve">Davies, T.E., Maxwell, S.M., Kaschner, K., Garilao, C. &amp; Ban, N.C. (2017). Large marine protected areas represent biodiversity now and under climate change. </w:t>
      </w:r>
      <w:r w:rsidRPr="002F2986">
        <w:rPr>
          <w:rFonts w:ascii="Times New Roman" w:hAnsi="Times New Roman" w:cs="Times New Roman"/>
          <w:i/>
          <w:iCs/>
          <w:sz w:val="24"/>
        </w:rPr>
        <w:t>Sci. Rep.</w:t>
      </w:r>
      <w:r w:rsidRPr="002F2986">
        <w:rPr>
          <w:rFonts w:ascii="Times New Roman" w:hAnsi="Times New Roman" w:cs="Times New Roman"/>
          <w:sz w:val="24"/>
        </w:rPr>
        <w:t>, 7, 9569.</w:t>
      </w:r>
    </w:p>
    <w:p w14:paraId="5A174F93" w14:textId="77777777" w:rsidR="002F2986" w:rsidRPr="002F2986" w:rsidRDefault="002F2986" w:rsidP="002F2986">
      <w:pPr>
        <w:pStyle w:val="Bibliography"/>
        <w:rPr>
          <w:rFonts w:ascii="Times New Roman" w:hAnsi="Times New Roman" w:cs="Times New Roman"/>
          <w:sz w:val="24"/>
        </w:rPr>
      </w:pPr>
      <w:r w:rsidRPr="002F2986">
        <w:rPr>
          <w:rFonts w:ascii="Times New Roman" w:hAnsi="Times New Roman" w:cs="Times New Roman"/>
          <w:sz w:val="24"/>
        </w:rPr>
        <w:t xml:space="preserve">Friedlander, A.M., Caselle, J.E., Ballesteros, E., Brown, E.K., Turchik, A. &amp; Sala, E. (2014). The Real Bounty: Marine Biodiversity in the Pitcairn Islands. </w:t>
      </w:r>
      <w:r w:rsidRPr="002F2986">
        <w:rPr>
          <w:rFonts w:ascii="Times New Roman" w:hAnsi="Times New Roman" w:cs="Times New Roman"/>
          <w:i/>
          <w:iCs/>
          <w:sz w:val="24"/>
        </w:rPr>
        <w:t>PLoS ONE</w:t>
      </w:r>
      <w:r w:rsidRPr="002F2986">
        <w:rPr>
          <w:rFonts w:ascii="Times New Roman" w:hAnsi="Times New Roman" w:cs="Times New Roman"/>
          <w:sz w:val="24"/>
        </w:rPr>
        <w:t>, 9, e100142.</w:t>
      </w:r>
    </w:p>
    <w:p w14:paraId="4B5494C4" w14:textId="77777777" w:rsidR="002F2986" w:rsidRPr="002F2986" w:rsidRDefault="002F2986" w:rsidP="002F2986">
      <w:pPr>
        <w:pStyle w:val="Bibliography"/>
        <w:rPr>
          <w:rFonts w:ascii="Times New Roman" w:hAnsi="Times New Roman" w:cs="Times New Roman"/>
          <w:sz w:val="24"/>
        </w:rPr>
      </w:pPr>
      <w:r w:rsidRPr="002F2986">
        <w:rPr>
          <w:rFonts w:ascii="Times New Roman" w:hAnsi="Times New Roman" w:cs="Times New Roman"/>
          <w:sz w:val="24"/>
        </w:rPr>
        <w:t xml:space="preserve">Friedlander, A.M., Wagner, D., Gaymer, C.F., Wilhelm, T. ‘Aulani, Lewis, N., Brooke, S., Kikiloi, K. &amp; Varmer, O. (2016). Co-operation between large-scale MPAs: successful experiences from the Pacific Ocean. </w:t>
      </w:r>
      <w:r w:rsidRPr="002F2986">
        <w:rPr>
          <w:rFonts w:ascii="Times New Roman" w:hAnsi="Times New Roman" w:cs="Times New Roman"/>
          <w:i/>
          <w:iCs/>
          <w:sz w:val="24"/>
        </w:rPr>
        <w:t>Aquat. Conserv. Mar. Freshw. Ecosyst.</w:t>
      </w:r>
      <w:r w:rsidRPr="002F2986">
        <w:rPr>
          <w:rFonts w:ascii="Times New Roman" w:hAnsi="Times New Roman" w:cs="Times New Roman"/>
          <w:sz w:val="24"/>
        </w:rPr>
        <w:t>, 26, 126–141.</w:t>
      </w:r>
    </w:p>
    <w:p w14:paraId="06DBFF4B" w14:textId="77777777" w:rsidR="002F2986" w:rsidRPr="002F2986" w:rsidRDefault="002F2986" w:rsidP="002F2986">
      <w:pPr>
        <w:pStyle w:val="Bibliography"/>
        <w:rPr>
          <w:rFonts w:ascii="Times New Roman" w:hAnsi="Times New Roman" w:cs="Times New Roman"/>
          <w:sz w:val="24"/>
        </w:rPr>
      </w:pPr>
      <w:r w:rsidRPr="002F2986">
        <w:rPr>
          <w:rFonts w:ascii="Times New Roman" w:hAnsi="Times New Roman" w:cs="Times New Roman"/>
          <w:sz w:val="24"/>
        </w:rPr>
        <w:lastRenderedPageBreak/>
        <w:t xml:space="preserve">Gaines, S.D., White, C., Carr, M.H. &amp; Palumbi, S.R. (2010). Designing marine reserve networks for both conservation and fisheries management. </w:t>
      </w:r>
      <w:r w:rsidRPr="002F2986">
        <w:rPr>
          <w:rFonts w:ascii="Times New Roman" w:hAnsi="Times New Roman" w:cs="Times New Roman"/>
          <w:i/>
          <w:iCs/>
          <w:sz w:val="24"/>
        </w:rPr>
        <w:t>Proc. Natl. Acad. Sci.</w:t>
      </w:r>
      <w:r w:rsidRPr="002F2986">
        <w:rPr>
          <w:rFonts w:ascii="Times New Roman" w:hAnsi="Times New Roman" w:cs="Times New Roman"/>
          <w:sz w:val="24"/>
        </w:rPr>
        <w:t>, 107, 18286–18293.</w:t>
      </w:r>
    </w:p>
    <w:p w14:paraId="40DD9CCA" w14:textId="77777777" w:rsidR="002F2986" w:rsidRPr="002F2986" w:rsidRDefault="002F2986" w:rsidP="002F2986">
      <w:pPr>
        <w:pStyle w:val="Bibliography"/>
        <w:rPr>
          <w:rFonts w:ascii="Times New Roman" w:hAnsi="Times New Roman" w:cs="Times New Roman"/>
          <w:sz w:val="24"/>
        </w:rPr>
      </w:pPr>
      <w:r w:rsidRPr="002F2986">
        <w:rPr>
          <w:rFonts w:ascii="Times New Roman" w:hAnsi="Times New Roman" w:cs="Times New Roman"/>
          <w:sz w:val="24"/>
        </w:rPr>
        <w:t xml:space="preserve">Kroodsma, D.A., Mayorga, J., Hochberg, T., Miller, N.A., Boerder, K., Ferretti, F., Wilson, A., Bergman, B., White, T.D., Block, B.A., Woods, P., Sullivan, B., Costello, C. &amp; Worm, B. (2018). Tracking the global footprint of fisheries. </w:t>
      </w:r>
      <w:r w:rsidRPr="002F2986">
        <w:rPr>
          <w:rFonts w:ascii="Times New Roman" w:hAnsi="Times New Roman" w:cs="Times New Roman"/>
          <w:i/>
          <w:iCs/>
          <w:sz w:val="24"/>
        </w:rPr>
        <w:t>Science</w:t>
      </w:r>
      <w:r w:rsidRPr="002F2986">
        <w:rPr>
          <w:rFonts w:ascii="Times New Roman" w:hAnsi="Times New Roman" w:cs="Times New Roman"/>
          <w:sz w:val="24"/>
        </w:rPr>
        <w:t>, 359, 904–908.</w:t>
      </w:r>
    </w:p>
    <w:p w14:paraId="10D4C23C" w14:textId="77777777" w:rsidR="002F2986" w:rsidRPr="002F2986" w:rsidRDefault="002F2986" w:rsidP="002F2986">
      <w:pPr>
        <w:pStyle w:val="Bibliography"/>
        <w:rPr>
          <w:rFonts w:ascii="Times New Roman" w:hAnsi="Times New Roman" w:cs="Times New Roman"/>
          <w:sz w:val="24"/>
        </w:rPr>
      </w:pPr>
      <w:r w:rsidRPr="002F2986">
        <w:rPr>
          <w:rFonts w:ascii="Times New Roman" w:hAnsi="Times New Roman" w:cs="Times New Roman"/>
          <w:sz w:val="24"/>
        </w:rPr>
        <w:t xml:space="preserve">McCauley, D.J., Pinsky, M.L., Palumbi, S.R., Estes, J.A., Joyce, F.H. &amp; Warner, R.R. (2015). Marine defaunation: Animal loss in the global ocean. </w:t>
      </w:r>
      <w:r w:rsidRPr="002F2986">
        <w:rPr>
          <w:rFonts w:ascii="Times New Roman" w:hAnsi="Times New Roman" w:cs="Times New Roman"/>
          <w:i/>
          <w:iCs/>
          <w:sz w:val="24"/>
        </w:rPr>
        <w:t>Science</w:t>
      </w:r>
      <w:r w:rsidRPr="002F2986">
        <w:rPr>
          <w:rFonts w:ascii="Times New Roman" w:hAnsi="Times New Roman" w:cs="Times New Roman"/>
          <w:sz w:val="24"/>
        </w:rPr>
        <w:t>, 347, 1255641.</w:t>
      </w:r>
    </w:p>
    <w:p w14:paraId="4D2C2AE6" w14:textId="77777777" w:rsidR="002F2986" w:rsidRPr="002F2986" w:rsidRDefault="002F2986" w:rsidP="002F2986">
      <w:pPr>
        <w:pStyle w:val="Bibliography"/>
        <w:rPr>
          <w:rFonts w:ascii="Times New Roman" w:hAnsi="Times New Roman" w:cs="Times New Roman"/>
          <w:sz w:val="24"/>
        </w:rPr>
      </w:pPr>
      <w:r w:rsidRPr="002F2986">
        <w:rPr>
          <w:rFonts w:ascii="Times New Roman" w:hAnsi="Times New Roman" w:cs="Times New Roman"/>
          <w:sz w:val="24"/>
        </w:rPr>
        <w:t xml:space="preserve">McCauley, D.J., Woods, P., Sullivan, B., Bergman, B., Jablonicky, C., Roan, A., Hirshfield, M., Boerder, K. &amp; Worm, B. (2016). Ending hide and seek at sea. </w:t>
      </w:r>
      <w:r w:rsidRPr="002F2986">
        <w:rPr>
          <w:rFonts w:ascii="Times New Roman" w:hAnsi="Times New Roman" w:cs="Times New Roman"/>
          <w:i/>
          <w:iCs/>
          <w:sz w:val="24"/>
        </w:rPr>
        <w:t>Science</w:t>
      </w:r>
      <w:r w:rsidRPr="002F2986">
        <w:rPr>
          <w:rFonts w:ascii="Times New Roman" w:hAnsi="Times New Roman" w:cs="Times New Roman"/>
          <w:sz w:val="24"/>
        </w:rPr>
        <w:t>, 351, 1148–1150.</w:t>
      </w:r>
    </w:p>
    <w:p w14:paraId="32768EC0" w14:textId="77777777" w:rsidR="002F2986" w:rsidRPr="002F2986" w:rsidRDefault="002F2986" w:rsidP="002F2986">
      <w:pPr>
        <w:pStyle w:val="Bibliography"/>
        <w:rPr>
          <w:rFonts w:ascii="Times New Roman" w:hAnsi="Times New Roman" w:cs="Times New Roman"/>
          <w:sz w:val="24"/>
        </w:rPr>
      </w:pPr>
      <w:r w:rsidRPr="002F2986">
        <w:rPr>
          <w:rFonts w:ascii="Times New Roman" w:hAnsi="Times New Roman" w:cs="Times New Roman"/>
          <w:sz w:val="24"/>
        </w:rPr>
        <w:t xml:space="preserve">McDermott, G.R., Meng, K.C., McDonald, G.G. &amp; Costello, C.J. (2018). The blue paradox: Preemptive overfishing in marine reserves. </w:t>
      </w:r>
      <w:r w:rsidRPr="002F2986">
        <w:rPr>
          <w:rFonts w:ascii="Times New Roman" w:hAnsi="Times New Roman" w:cs="Times New Roman"/>
          <w:i/>
          <w:iCs/>
          <w:sz w:val="24"/>
        </w:rPr>
        <w:t>Proc. Natl. Acad. Sci.</w:t>
      </w:r>
      <w:r w:rsidRPr="002F2986">
        <w:rPr>
          <w:rFonts w:ascii="Times New Roman" w:hAnsi="Times New Roman" w:cs="Times New Roman"/>
          <w:sz w:val="24"/>
        </w:rPr>
        <w:t>, 201802862.</w:t>
      </w:r>
    </w:p>
    <w:p w14:paraId="094F2363" w14:textId="77777777" w:rsidR="002F2986" w:rsidRPr="002F2986" w:rsidRDefault="002F2986" w:rsidP="002F2986">
      <w:pPr>
        <w:pStyle w:val="Bibliography"/>
        <w:rPr>
          <w:rFonts w:ascii="Times New Roman" w:hAnsi="Times New Roman" w:cs="Times New Roman"/>
          <w:sz w:val="24"/>
        </w:rPr>
      </w:pPr>
      <w:r w:rsidRPr="002F2986">
        <w:rPr>
          <w:rFonts w:ascii="Times New Roman" w:hAnsi="Times New Roman" w:cs="Times New Roman"/>
          <w:sz w:val="24"/>
        </w:rPr>
        <w:t xml:space="preserve">O’Leary, B.C., Ban, N.C., Fernandez, M., Friedlander, A.M., García-Borboroglu, P., Golbuu, Y., Guidetti, P., Harris, J.M., Hawkins, J.P., Langlois, T., McCauley, D.J., Pikitch, E.K., Richmond, R.H. &amp; Roberts, C.M. (2018). Addressing Criticisms of Large-Scale Marine Protected Areas. </w:t>
      </w:r>
      <w:r w:rsidRPr="002F2986">
        <w:rPr>
          <w:rFonts w:ascii="Times New Roman" w:hAnsi="Times New Roman" w:cs="Times New Roman"/>
          <w:i/>
          <w:iCs/>
          <w:sz w:val="24"/>
        </w:rPr>
        <w:t>BioScience</w:t>
      </w:r>
      <w:r w:rsidRPr="002F2986">
        <w:rPr>
          <w:rFonts w:ascii="Times New Roman" w:hAnsi="Times New Roman" w:cs="Times New Roman"/>
          <w:sz w:val="24"/>
        </w:rPr>
        <w:t>, 68, 359–370.</w:t>
      </w:r>
    </w:p>
    <w:p w14:paraId="3C0D32F4" w14:textId="77777777" w:rsidR="002F2986" w:rsidRPr="002F2986" w:rsidRDefault="002F2986" w:rsidP="002F2986">
      <w:pPr>
        <w:pStyle w:val="Bibliography"/>
        <w:rPr>
          <w:rFonts w:ascii="Times New Roman" w:hAnsi="Times New Roman" w:cs="Times New Roman"/>
          <w:sz w:val="24"/>
        </w:rPr>
      </w:pPr>
      <w:r w:rsidRPr="002F2986">
        <w:rPr>
          <w:rFonts w:ascii="Times New Roman" w:hAnsi="Times New Roman" w:cs="Times New Roman"/>
          <w:sz w:val="24"/>
        </w:rPr>
        <w:t xml:space="preserve">Roberts, C.M., O’Leary, B.C., McCauley, D.J., Cury, P.M., Duarte, C.M., Lubchenco, J., Pauly, D., Sáenz-Arroyo, A., Sumaila, U.R., Wilson, R.W., Worm, B. &amp; Castilla, J.C. (2017). Marine reserves can mitigate and promote adaptation to climate change. </w:t>
      </w:r>
      <w:r w:rsidRPr="002F2986">
        <w:rPr>
          <w:rFonts w:ascii="Times New Roman" w:hAnsi="Times New Roman" w:cs="Times New Roman"/>
          <w:i/>
          <w:iCs/>
          <w:sz w:val="24"/>
        </w:rPr>
        <w:t>Proc. Natl. Acad. Sci.</w:t>
      </w:r>
      <w:r w:rsidRPr="002F2986">
        <w:rPr>
          <w:rFonts w:ascii="Times New Roman" w:hAnsi="Times New Roman" w:cs="Times New Roman"/>
          <w:sz w:val="24"/>
        </w:rPr>
        <w:t>, 114, 6167–6175.</w:t>
      </w:r>
    </w:p>
    <w:p w14:paraId="61689800" w14:textId="77777777" w:rsidR="002F2986" w:rsidRPr="002F2986" w:rsidRDefault="002F2986" w:rsidP="002F2986">
      <w:pPr>
        <w:pStyle w:val="Bibliography"/>
        <w:rPr>
          <w:rFonts w:ascii="Times New Roman" w:hAnsi="Times New Roman" w:cs="Times New Roman"/>
          <w:sz w:val="24"/>
        </w:rPr>
      </w:pPr>
      <w:r w:rsidRPr="002F2986">
        <w:rPr>
          <w:rFonts w:ascii="Times New Roman" w:hAnsi="Times New Roman" w:cs="Times New Roman"/>
          <w:sz w:val="24"/>
        </w:rPr>
        <w:lastRenderedPageBreak/>
        <w:t xml:space="preserve">White, T.D., Carlisle, A.B., Kroodsma, D.A., Block, B.A., Casagrandi, R., De Leo, G.A., Gatto, M., Micheli, F. &amp; McCauley, D.J. (2017). Assessing the effectiveness of a large marine protected area for reef shark conservation. </w:t>
      </w:r>
      <w:r w:rsidRPr="002F2986">
        <w:rPr>
          <w:rFonts w:ascii="Times New Roman" w:hAnsi="Times New Roman" w:cs="Times New Roman"/>
          <w:i/>
          <w:iCs/>
          <w:sz w:val="24"/>
        </w:rPr>
        <w:t>Biol. Conserv.</w:t>
      </w:r>
      <w:r w:rsidRPr="002F2986">
        <w:rPr>
          <w:rFonts w:ascii="Times New Roman" w:hAnsi="Times New Roman" w:cs="Times New Roman"/>
          <w:sz w:val="24"/>
        </w:rPr>
        <w:t>, 207, 64–71.</w:t>
      </w:r>
    </w:p>
    <w:p w14:paraId="049C1E48" w14:textId="77777777" w:rsidR="002F2986" w:rsidRPr="002F2986" w:rsidRDefault="002F2986" w:rsidP="002F2986">
      <w:pPr>
        <w:pStyle w:val="Bibliography"/>
        <w:rPr>
          <w:rFonts w:ascii="Times New Roman" w:hAnsi="Times New Roman" w:cs="Times New Roman"/>
          <w:sz w:val="24"/>
        </w:rPr>
      </w:pPr>
      <w:r w:rsidRPr="002F2986">
        <w:rPr>
          <w:rFonts w:ascii="Times New Roman" w:hAnsi="Times New Roman" w:cs="Times New Roman"/>
          <w:sz w:val="24"/>
        </w:rPr>
        <w:t xml:space="preserve">Wilhelm, T. ’Aulani, Sheppard, C.R.C., Sheppard, A.L.S., Gaymer, C.F., Parks, J., Wagner, D. &amp; Lewis, N. (2014). Large marine protected areas – advantages and challenges of going big. </w:t>
      </w:r>
      <w:r w:rsidRPr="002F2986">
        <w:rPr>
          <w:rFonts w:ascii="Times New Roman" w:hAnsi="Times New Roman" w:cs="Times New Roman"/>
          <w:i/>
          <w:iCs/>
          <w:sz w:val="24"/>
        </w:rPr>
        <w:t>Aquat. Conserv. Mar. Freshw. Ecosyst.</w:t>
      </w:r>
      <w:r w:rsidRPr="002F2986">
        <w:rPr>
          <w:rFonts w:ascii="Times New Roman" w:hAnsi="Times New Roman" w:cs="Times New Roman"/>
          <w:sz w:val="24"/>
        </w:rPr>
        <w:t>, 24, 24–30.</w:t>
      </w:r>
    </w:p>
    <w:p w14:paraId="2D6EB69E" w14:textId="0384B204" w:rsidR="00B449BC" w:rsidRPr="00F27D93" w:rsidRDefault="00AF4463" w:rsidP="00955223">
      <w:pPr>
        <w:spacing w:after="0" w:line="480" w:lineRule="auto"/>
        <w:ind w:firstLine="720"/>
        <w:rPr>
          <w:rFonts w:ascii="Times New Roman" w:hAnsi="Times New Roman" w:cs="Times New Roman"/>
          <w:b/>
          <w:sz w:val="24"/>
          <w:szCs w:val="24"/>
        </w:rPr>
      </w:pPr>
      <w:r>
        <w:rPr>
          <w:rFonts w:ascii="Times New Roman" w:hAnsi="Times New Roman" w:cs="Times New Roman"/>
          <w:sz w:val="24"/>
          <w:szCs w:val="24"/>
        </w:rPr>
        <w:fldChar w:fldCharType="end"/>
      </w:r>
      <w:r>
        <w:rPr>
          <w:rFonts w:ascii="Times New Roman" w:hAnsi="Times New Roman" w:cs="Times New Roman"/>
          <w:sz w:val="24"/>
          <w:szCs w:val="24"/>
        </w:rPr>
        <w:t xml:space="preserve">. We </w:t>
      </w:r>
      <w:r w:rsidR="00955223">
        <w:rPr>
          <w:rFonts w:ascii="Times New Roman" w:hAnsi="Times New Roman" w:cs="Times New Roman"/>
          <w:sz w:val="24"/>
          <w:szCs w:val="24"/>
        </w:rPr>
        <w:t xml:space="preserve">selected the nearest </w:t>
      </w:r>
      <w:r w:rsidR="002323D7">
        <w:rPr>
          <w:rFonts w:ascii="Times New Roman" w:hAnsi="Times New Roman" w:cs="Times New Roman"/>
          <w:sz w:val="24"/>
          <w:szCs w:val="24"/>
        </w:rPr>
        <w:t>two</w:t>
      </w:r>
      <w:r w:rsidR="00955223">
        <w:rPr>
          <w:rFonts w:ascii="Times New Roman" w:hAnsi="Times New Roman" w:cs="Times New Roman"/>
          <w:sz w:val="24"/>
          <w:szCs w:val="24"/>
        </w:rPr>
        <w:t xml:space="preserve"> EEZs </w:t>
      </w:r>
      <w:r w:rsidR="002323D7">
        <w:rPr>
          <w:rFonts w:ascii="Times New Roman" w:hAnsi="Times New Roman" w:cs="Times New Roman"/>
          <w:sz w:val="24"/>
          <w:szCs w:val="24"/>
        </w:rPr>
        <w:t xml:space="preserve">that permit industrial fishing </w:t>
      </w:r>
      <w:r w:rsidR="00955223">
        <w:rPr>
          <w:rFonts w:ascii="Times New Roman" w:hAnsi="Times New Roman" w:cs="Times New Roman"/>
          <w:sz w:val="24"/>
          <w:szCs w:val="24"/>
        </w:rPr>
        <w:t>for each large MPA</w:t>
      </w:r>
      <w:r w:rsidR="00B449BC">
        <w:rPr>
          <w:rFonts w:ascii="Times New Roman" w:hAnsi="Times New Roman" w:cs="Times New Roman"/>
          <w:sz w:val="24"/>
          <w:szCs w:val="24"/>
        </w:rPr>
        <w:t xml:space="preserve">. </w:t>
      </w:r>
    </w:p>
    <w:p w14:paraId="5640622A" w14:textId="5E458E3E" w:rsidR="00754785" w:rsidRDefault="00AF4463" w:rsidP="00B449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p>
    <w:p w14:paraId="779F9999" w14:textId="77777777" w:rsidR="00B04101" w:rsidRDefault="0021063F" w:rsidP="00286B92">
      <w:pPr>
        <w:spacing w:after="0" w:line="480" w:lineRule="auto"/>
        <w:rPr>
          <w:rFonts w:ascii="Times New Roman" w:hAnsi="Times New Roman" w:cs="Times New Roman"/>
          <w:b/>
          <w:sz w:val="24"/>
          <w:szCs w:val="24"/>
        </w:rPr>
      </w:pPr>
      <w:r>
        <w:rPr>
          <w:rFonts w:ascii="Times New Roman" w:hAnsi="Times New Roman" w:cs="Times New Roman"/>
          <w:b/>
          <w:sz w:val="24"/>
          <w:szCs w:val="24"/>
        </w:rPr>
        <w:t>RESULTS</w:t>
      </w:r>
    </w:p>
    <w:p w14:paraId="0E95D340" w14:textId="231F496F" w:rsidR="003F5114" w:rsidRDefault="00B04101" w:rsidP="00B0410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Two primary results emerged from our analyses. First, detected fishing effort was exceptionally low in most large MPAs </w:t>
      </w:r>
      <w:r w:rsidRPr="00EC7A33">
        <w:rPr>
          <w:rFonts w:ascii="Times New Roman" w:hAnsi="Times New Roman" w:cs="Times New Roman"/>
          <w:sz w:val="24"/>
          <w:szCs w:val="24"/>
        </w:rPr>
        <w:t>before</w:t>
      </w:r>
      <w:r>
        <w:rPr>
          <w:rFonts w:ascii="Times New Roman" w:hAnsi="Times New Roman" w:cs="Times New Roman"/>
          <w:sz w:val="24"/>
          <w:szCs w:val="24"/>
        </w:rPr>
        <w:t xml:space="preserve"> they </w:t>
      </w:r>
      <w:r w:rsidR="00EC7A33">
        <w:rPr>
          <w:rFonts w:ascii="Times New Roman" w:hAnsi="Times New Roman" w:cs="Times New Roman"/>
          <w:sz w:val="24"/>
          <w:szCs w:val="24"/>
        </w:rPr>
        <w:t xml:space="preserve">ever </w:t>
      </w:r>
      <w:r>
        <w:rPr>
          <w:rFonts w:ascii="Times New Roman" w:hAnsi="Times New Roman" w:cs="Times New Roman"/>
          <w:sz w:val="24"/>
          <w:szCs w:val="24"/>
        </w:rPr>
        <w:t>received formal protection</w:t>
      </w:r>
      <w:r w:rsidR="007D5B61">
        <w:rPr>
          <w:rFonts w:ascii="Times New Roman" w:hAnsi="Times New Roman" w:cs="Times New Roman"/>
          <w:sz w:val="24"/>
          <w:szCs w:val="24"/>
        </w:rPr>
        <w:t xml:space="preserve"> (Fig. 1, 2)</w:t>
      </w:r>
      <w:r>
        <w:rPr>
          <w:rFonts w:ascii="Times New Roman" w:hAnsi="Times New Roman" w:cs="Times New Roman"/>
          <w:sz w:val="24"/>
          <w:szCs w:val="24"/>
        </w:rPr>
        <w:t>.</w:t>
      </w:r>
      <w:r w:rsidR="003F5114">
        <w:rPr>
          <w:rFonts w:ascii="Times New Roman" w:hAnsi="Times New Roman" w:cs="Times New Roman"/>
          <w:sz w:val="24"/>
          <w:szCs w:val="24"/>
        </w:rPr>
        <w:t xml:space="preserve"> </w:t>
      </w:r>
      <w:r w:rsidR="007D5B61">
        <w:rPr>
          <w:rFonts w:ascii="Times New Roman" w:hAnsi="Times New Roman" w:cs="Times New Roman"/>
          <w:sz w:val="24"/>
          <w:szCs w:val="24"/>
        </w:rPr>
        <w:t>For one year p</w:t>
      </w:r>
      <w:r w:rsidR="003F5114">
        <w:rPr>
          <w:rFonts w:ascii="Times New Roman" w:hAnsi="Times New Roman" w:cs="Times New Roman"/>
          <w:sz w:val="24"/>
          <w:szCs w:val="24"/>
        </w:rPr>
        <w:t xml:space="preserve">rior to MPA designation, these </w:t>
      </w:r>
      <w:r w:rsidR="00EC7A33">
        <w:rPr>
          <w:rFonts w:ascii="Times New Roman" w:hAnsi="Times New Roman" w:cs="Times New Roman"/>
          <w:sz w:val="24"/>
          <w:szCs w:val="24"/>
        </w:rPr>
        <w:t>vast expanses of ocean</w:t>
      </w:r>
      <w:r w:rsidR="003F5114">
        <w:rPr>
          <w:rFonts w:ascii="Times New Roman" w:hAnsi="Times New Roman" w:cs="Times New Roman"/>
          <w:sz w:val="24"/>
          <w:szCs w:val="24"/>
        </w:rPr>
        <w:t xml:space="preserve"> typically only supported 10s </w:t>
      </w:r>
      <w:r w:rsidR="00EC7A33">
        <w:rPr>
          <w:rFonts w:ascii="Times New Roman" w:hAnsi="Times New Roman" w:cs="Times New Roman"/>
          <w:sz w:val="24"/>
          <w:szCs w:val="24"/>
        </w:rPr>
        <w:t>or</w:t>
      </w:r>
      <w:r w:rsidR="003F5114">
        <w:rPr>
          <w:rFonts w:ascii="Times New Roman" w:hAnsi="Times New Roman" w:cs="Times New Roman"/>
          <w:sz w:val="24"/>
          <w:szCs w:val="24"/>
        </w:rPr>
        <w:t xml:space="preserve"> 100s of fishing hours per month. In contrast, </w:t>
      </w:r>
      <w:r w:rsidR="007D5B61">
        <w:rPr>
          <w:rFonts w:ascii="Times New Roman" w:hAnsi="Times New Roman" w:cs="Times New Roman"/>
          <w:sz w:val="24"/>
          <w:szCs w:val="24"/>
        </w:rPr>
        <w:t xml:space="preserve">we detected up to 30,000 monthly fishing hours in </w:t>
      </w:r>
      <w:r w:rsidR="00EC7A33">
        <w:rPr>
          <w:rFonts w:ascii="Times New Roman" w:hAnsi="Times New Roman" w:cs="Times New Roman"/>
          <w:sz w:val="24"/>
          <w:szCs w:val="24"/>
        </w:rPr>
        <w:t>control regions</w:t>
      </w:r>
      <w:r w:rsidR="007D5B61">
        <w:rPr>
          <w:rFonts w:ascii="Times New Roman" w:hAnsi="Times New Roman" w:cs="Times New Roman"/>
          <w:sz w:val="24"/>
          <w:szCs w:val="24"/>
        </w:rPr>
        <w:t xml:space="preserve"> comprised of EEZs that permit fishing (Fig. 2). The Phoenix Islands Protected Area (PIPA) is the only exception to this pattern of low initial fishing effort; up to 15,000 monthly fishing hours were detected within the PIPA’s future </w:t>
      </w:r>
      <w:commentRangeStart w:id="31"/>
      <w:r w:rsidR="007D5B61">
        <w:rPr>
          <w:rFonts w:ascii="Times New Roman" w:hAnsi="Times New Roman" w:cs="Times New Roman"/>
          <w:sz w:val="24"/>
          <w:szCs w:val="24"/>
        </w:rPr>
        <w:t>boundaries</w:t>
      </w:r>
      <w:commentRangeEnd w:id="31"/>
      <w:r w:rsidR="007D5B61">
        <w:rPr>
          <w:rStyle w:val="CommentReference"/>
        </w:rPr>
        <w:commentReference w:id="31"/>
      </w:r>
      <w:r w:rsidR="007D5B61">
        <w:rPr>
          <w:rFonts w:ascii="Times New Roman" w:hAnsi="Times New Roman" w:cs="Times New Roman"/>
          <w:sz w:val="24"/>
          <w:szCs w:val="24"/>
        </w:rPr>
        <w:t xml:space="preserve"> prior to their designation. </w:t>
      </w:r>
    </w:p>
    <w:p w14:paraId="7304A619" w14:textId="71EC6B4D" w:rsidR="007D5B61" w:rsidRDefault="00AD781E" w:rsidP="00C150B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Second, we detect virtually no fishing effort in all five large MPAs once they are formally established (Fig. 1.,2). </w:t>
      </w:r>
      <w:r w:rsidR="00C150B7">
        <w:rPr>
          <w:rFonts w:ascii="Times New Roman" w:hAnsi="Times New Roman" w:cs="Times New Roman"/>
          <w:sz w:val="24"/>
          <w:szCs w:val="24"/>
        </w:rPr>
        <w:t xml:space="preserve">A sharp decline of fishing effort was observed in PIPA, as these waters became essentially unfished once they received protection. Within the other 4 large MPAs, fishing remained at the negligible rates that were detected prior to </w:t>
      </w:r>
      <w:r w:rsidR="00C150B7">
        <w:rPr>
          <w:rFonts w:ascii="Times New Roman" w:hAnsi="Times New Roman" w:cs="Times New Roman"/>
          <w:sz w:val="24"/>
          <w:szCs w:val="24"/>
        </w:rPr>
        <w:lastRenderedPageBreak/>
        <w:t xml:space="preserve">MPA designation. </w:t>
      </w:r>
      <w:r>
        <w:rPr>
          <w:rFonts w:ascii="Times New Roman" w:hAnsi="Times New Roman" w:cs="Times New Roman"/>
          <w:sz w:val="24"/>
          <w:szCs w:val="24"/>
        </w:rPr>
        <w:t xml:space="preserve">High levels of fishing effort were generally maintained throughout nearby control regions that did not </w:t>
      </w:r>
      <w:r w:rsidR="00C150B7">
        <w:rPr>
          <w:rFonts w:ascii="Times New Roman" w:hAnsi="Times New Roman" w:cs="Times New Roman"/>
          <w:sz w:val="24"/>
          <w:szCs w:val="24"/>
        </w:rPr>
        <w:t xml:space="preserve">ban industrial fishing (Fig. 2). </w:t>
      </w:r>
    </w:p>
    <w:p w14:paraId="141883C2" w14:textId="77777777" w:rsidR="00DB3BE3" w:rsidRDefault="00DB3BE3" w:rsidP="00DB3BE3">
      <w:pPr>
        <w:spacing w:after="0" w:line="480" w:lineRule="auto"/>
        <w:rPr>
          <w:rFonts w:ascii="Times New Roman" w:hAnsi="Times New Roman" w:cs="Times New Roman"/>
          <w:b/>
          <w:sz w:val="24"/>
          <w:szCs w:val="24"/>
        </w:rPr>
      </w:pPr>
    </w:p>
    <w:p w14:paraId="5B3C2908" w14:textId="7CE56E5A" w:rsidR="00DB3BE3" w:rsidRDefault="00DB3BE3" w:rsidP="00DB3BE3">
      <w:pPr>
        <w:spacing w:after="0" w:line="480" w:lineRule="auto"/>
        <w:rPr>
          <w:rFonts w:ascii="Times New Roman" w:hAnsi="Times New Roman" w:cs="Times New Roman"/>
          <w:b/>
          <w:sz w:val="24"/>
          <w:szCs w:val="24"/>
        </w:rPr>
      </w:pPr>
      <w:r>
        <w:rPr>
          <w:rFonts w:ascii="Times New Roman" w:hAnsi="Times New Roman" w:cs="Times New Roman"/>
          <w:b/>
          <w:sz w:val="24"/>
          <w:szCs w:val="24"/>
        </w:rPr>
        <w:t>DISCUSSION</w:t>
      </w:r>
    </w:p>
    <w:p w14:paraId="08C75F6C" w14:textId="77777777" w:rsidR="002F5492" w:rsidRDefault="002F5492" w:rsidP="00DB3BE3">
      <w:pPr>
        <w:spacing w:after="0" w:line="480" w:lineRule="auto"/>
        <w:rPr>
          <w:rFonts w:ascii="Times New Roman" w:hAnsi="Times New Roman" w:cs="Times New Roman"/>
          <w:b/>
          <w:sz w:val="24"/>
          <w:szCs w:val="24"/>
        </w:rPr>
      </w:pPr>
    </w:p>
    <w:p w14:paraId="50FB0EE5" w14:textId="77777777" w:rsidR="00154FFF" w:rsidRDefault="002F5492" w:rsidP="00154FFF">
      <w:pPr>
        <w:pStyle w:val="ListParagraph"/>
        <w:numPr>
          <w:ilvl w:val="0"/>
          <w:numId w:val="16"/>
        </w:numPr>
        <w:spacing w:after="0" w:line="480" w:lineRule="auto"/>
        <w:rPr>
          <w:rFonts w:ascii="Times New Roman" w:hAnsi="Times New Roman" w:cs="Times New Roman"/>
          <w:sz w:val="24"/>
          <w:szCs w:val="24"/>
        </w:rPr>
      </w:pPr>
      <w:r w:rsidRPr="00E86212">
        <w:rPr>
          <w:rFonts w:ascii="Times New Roman" w:hAnsi="Times New Roman" w:cs="Times New Roman"/>
          <w:sz w:val="24"/>
          <w:szCs w:val="24"/>
        </w:rPr>
        <w:t xml:space="preserve">Publicly available vessel tracking data holds the potential to resolve many theoretical uncertainties in marine conservation. We focused this data on large MPAs due to intense debates over their impacts on global fishing fleets. We found two primary results; 1) large </w:t>
      </w:r>
      <w:proofErr w:type="spellStart"/>
      <w:r w:rsidRPr="00E86212">
        <w:rPr>
          <w:rFonts w:ascii="Times New Roman" w:hAnsi="Times New Roman" w:cs="Times New Roman"/>
          <w:sz w:val="24"/>
          <w:szCs w:val="24"/>
        </w:rPr>
        <w:t>mpas</w:t>
      </w:r>
      <w:proofErr w:type="spellEnd"/>
      <w:r w:rsidRPr="00E86212">
        <w:rPr>
          <w:rFonts w:ascii="Times New Roman" w:hAnsi="Times New Roman" w:cs="Times New Roman"/>
          <w:sz w:val="24"/>
          <w:szCs w:val="24"/>
        </w:rPr>
        <w:t xml:space="preserve"> are able to effectively maintain effort at remarkably low levels, but 2) regions where MPAs were established were usually unfished prior to their designation as formal protected areas.</w:t>
      </w:r>
      <w:r w:rsidR="00154FFF">
        <w:rPr>
          <w:rFonts w:ascii="Times New Roman" w:hAnsi="Times New Roman" w:cs="Times New Roman"/>
          <w:sz w:val="24"/>
          <w:szCs w:val="24"/>
        </w:rPr>
        <w:t xml:space="preserve"> </w:t>
      </w:r>
      <w:r w:rsidRPr="00154FFF">
        <w:rPr>
          <w:rFonts w:ascii="Times New Roman" w:hAnsi="Times New Roman" w:cs="Times New Roman"/>
          <w:sz w:val="24"/>
          <w:szCs w:val="24"/>
        </w:rPr>
        <w:t xml:space="preserve">Our results suggest that most large MPAs do not significantly </w:t>
      </w:r>
      <w:r w:rsidRPr="00154FFF">
        <w:rPr>
          <w:rFonts w:ascii="Times New Roman" w:hAnsi="Times New Roman" w:cs="Times New Roman"/>
          <w:i/>
          <w:sz w:val="24"/>
          <w:szCs w:val="24"/>
        </w:rPr>
        <w:t>reduce</w:t>
      </w:r>
      <w:r w:rsidRPr="00154FFF">
        <w:rPr>
          <w:rFonts w:ascii="Times New Roman" w:hAnsi="Times New Roman" w:cs="Times New Roman"/>
          <w:sz w:val="24"/>
          <w:szCs w:val="24"/>
        </w:rPr>
        <w:t xml:space="preserve"> fishing effort; rather, they </w:t>
      </w:r>
      <w:r w:rsidRPr="00154FFF">
        <w:rPr>
          <w:rFonts w:ascii="Times New Roman" w:hAnsi="Times New Roman" w:cs="Times New Roman"/>
          <w:i/>
          <w:sz w:val="24"/>
          <w:szCs w:val="24"/>
        </w:rPr>
        <w:t xml:space="preserve">maintain </w:t>
      </w:r>
      <w:r w:rsidRPr="00154FFF">
        <w:rPr>
          <w:rFonts w:ascii="Times New Roman" w:hAnsi="Times New Roman" w:cs="Times New Roman"/>
          <w:sz w:val="24"/>
          <w:szCs w:val="24"/>
        </w:rPr>
        <w:t xml:space="preserve">low fishing effort relative to regions that do not receive formal protections.  </w:t>
      </w:r>
    </w:p>
    <w:p w14:paraId="5404DDBD" w14:textId="6327B4BC" w:rsidR="002F5492" w:rsidRDefault="002F5492" w:rsidP="00154FFF">
      <w:pPr>
        <w:pStyle w:val="ListParagraph"/>
        <w:numPr>
          <w:ilvl w:val="0"/>
          <w:numId w:val="16"/>
        </w:numPr>
        <w:spacing w:after="0" w:line="480" w:lineRule="auto"/>
        <w:rPr>
          <w:rFonts w:ascii="Times New Roman" w:hAnsi="Times New Roman" w:cs="Times New Roman"/>
          <w:sz w:val="24"/>
          <w:szCs w:val="24"/>
        </w:rPr>
      </w:pPr>
      <w:r w:rsidRPr="00154FFF">
        <w:rPr>
          <w:rFonts w:ascii="Times New Roman" w:hAnsi="Times New Roman" w:cs="Times New Roman"/>
          <w:sz w:val="24"/>
          <w:szCs w:val="24"/>
        </w:rPr>
        <w:t xml:space="preserve">Remote regions are often assumed to have lesser impacts than coastal regions. The low levels of fishing that we see inside large MPAs prior to designation does not appear to be driven by their remoteness, as regions beyond the MPA’s eventual boundaries are heavily fished. Grid cells immediately outside MPA XYZ receive XX times more fishing than grid cells 50 miles outside of California, Hawaii, or New England [NAME more crowded regions]. </w:t>
      </w:r>
      <w:r w:rsidR="00E86212" w:rsidRPr="00154FFF">
        <w:rPr>
          <w:rFonts w:ascii="Times New Roman" w:hAnsi="Times New Roman" w:cs="Times New Roman"/>
          <w:sz w:val="24"/>
          <w:szCs w:val="24"/>
        </w:rPr>
        <w:t xml:space="preserve">By comparing effort within MPAs to surrounding EEZs, we see that unprotected EEZs </w:t>
      </w:r>
    </w:p>
    <w:p w14:paraId="054D7EBF" w14:textId="5EC1E4A3" w:rsidR="00154FFF" w:rsidRPr="00154FFF" w:rsidRDefault="00154FFF" w:rsidP="00154FFF">
      <w:pPr>
        <w:pStyle w:val="ListParagraph"/>
        <w:numPr>
          <w:ilvl w:val="0"/>
          <w:numId w:val="16"/>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Discuss PNA, Vessel Day Scheme,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xml:space="preserve"> for reasons why Kiribati may stand out from the Western nations (UK, US,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w:t>
      </w:r>
    </w:p>
    <w:p w14:paraId="6BE07665" w14:textId="6D93ADFE" w:rsidR="00E86212" w:rsidRDefault="00E86212" w:rsidP="002F5492">
      <w:pPr>
        <w:pStyle w:val="ListParagraph"/>
        <w:numPr>
          <w:ilvl w:val="0"/>
          <w:numId w:val="16"/>
        </w:numPr>
        <w:spacing w:after="0" w:line="480" w:lineRule="auto"/>
        <w:rPr>
          <w:rFonts w:ascii="Times New Roman" w:hAnsi="Times New Roman" w:cs="Times New Roman"/>
          <w:sz w:val="24"/>
          <w:szCs w:val="24"/>
        </w:rPr>
      </w:pPr>
      <w:r w:rsidRPr="00E86212">
        <w:rPr>
          <w:rFonts w:ascii="Times New Roman" w:hAnsi="Times New Roman" w:cs="Times New Roman"/>
          <w:sz w:val="24"/>
          <w:szCs w:val="24"/>
        </w:rPr>
        <w:lastRenderedPageBreak/>
        <w:t xml:space="preserve">Previous investigation at a single large MPA (PIPA) resulted in the conclusion that the announcement of large MPAs may increase fishing effort in that region. </w:t>
      </w:r>
      <w:r w:rsidR="007944DE" w:rsidRPr="00E86212">
        <w:rPr>
          <w:rFonts w:ascii="Times New Roman" w:hAnsi="Times New Roman" w:cs="Times New Roman"/>
          <w:sz w:val="24"/>
          <w:szCs w:val="24"/>
        </w:rPr>
        <w:t>We find that the “blue paradox” is a rare phenomenon</w:t>
      </w:r>
      <w:r w:rsidR="007944DE">
        <w:rPr>
          <w:rFonts w:ascii="Times New Roman" w:hAnsi="Times New Roman" w:cs="Times New Roman"/>
          <w:sz w:val="24"/>
          <w:szCs w:val="24"/>
        </w:rPr>
        <w:t>; i</w:t>
      </w:r>
      <w:r w:rsidRPr="00E86212">
        <w:rPr>
          <w:rFonts w:ascii="Times New Roman" w:hAnsi="Times New Roman" w:cs="Times New Roman"/>
          <w:sz w:val="24"/>
          <w:szCs w:val="24"/>
        </w:rPr>
        <w:t xml:space="preserve">n 4 of 5 MPAs considered, effort was consistently low both before and after designation. </w:t>
      </w:r>
      <w:r>
        <w:rPr>
          <w:rFonts w:ascii="Times New Roman" w:hAnsi="Times New Roman" w:cs="Times New Roman"/>
          <w:sz w:val="24"/>
          <w:szCs w:val="24"/>
        </w:rPr>
        <w:t xml:space="preserve">The increase was only seen in PIPA – the lone MPA considered in McDermott et al. 2018. This result suggests that analysis of multiple large MPAs is </w:t>
      </w:r>
      <w:proofErr w:type="spellStart"/>
      <w:r>
        <w:rPr>
          <w:rFonts w:ascii="Times New Roman" w:hAnsi="Times New Roman" w:cs="Times New Roman"/>
          <w:sz w:val="24"/>
          <w:szCs w:val="24"/>
        </w:rPr>
        <w:t>necessary</w:t>
      </w:r>
      <w:r w:rsidR="007944DE">
        <w:rPr>
          <w:rFonts w:ascii="Times New Roman" w:hAnsi="Times New Roman" w:cs="Times New Roman"/>
          <w:sz w:val="24"/>
          <w:szCs w:val="24"/>
        </w:rPr>
        <w:t>s</w:t>
      </w:r>
      <w:proofErr w:type="spellEnd"/>
      <w:r>
        <w:rPr>
          <w:rFonts w:ascii="Times New Roman" w:hAnsi="Times New Roman" w:cs="Times New Roman"/>
          <w:sz w:val="24"/>
          <w:szCs w:val="24"/>
        </w:rPr>
        <w:t xml:space="preserve"> before attempting global extrapolations from one study site. </w:t>
      </w:r>
      <w:r w:rsidRPr="00E86212">
        <w:rPr>
          <w:rFonts w:ascii="Times New Roman" w:hAnsi="Times New Roman" w:cs="Times New Roman"/>
          <w:sz w:val="24"/>
          <w:szCs w:val="24"/>
        </w:rPr>
        <w:t>The dynamics reported in McDermott et al. 2018 are likely less widespread than reported</w:t>
      </w:r>
      <w:r w:rsidR="00154FFF">
        <w:rPr>
          <w:rFonts w:ascii="Times New Roman" w:hAnsi="Times New Roman" w:cs="Times New Roman"/>
          <w:sz w:val="24"/>
          <w:szCs w:val="24"/>
        </w:rPr>
        <w:t xml:space="preserve">. </w:t>
      </w:r>
      <w:r w:rsidR="00165A59">
        <w:rPr>
          <w:rFonts w:ascii="Times New Roman" w:hAnsi="Times New Roman" w:cs="Times New Roman"/>
          <w:sz w:val="24"/>
          <w:szCs w:val="24"/>
        </w:rPr>
        <w:t>[We caution against globally extrapolations from the dynamics surrounding PIPA (cite McDermott), as it is clear that those dynamics differ greatly from many large MPAs.</w:t>
      </w:r>
    </w:p>
    <w:p w14:paraId="5C814AF0" w14:textId="5B053321" w:rsidR="002F5492" w:rsidRDefault="007944DE" w:rsidP="00D77236">
      <w:pPr>
        <w:pStyle w:val="ListParagraph"/>
        <w:numPr>
          <w:ilvl w:val="0"/>
          <w:numId w:val="16"/>
        </w:numPr>
        <w:spacing w:after="0" w:line="480" w:lineRule="auto"/>
        <w:rPr>
          <w:rFonts w:ascii="Times New Roman" w:hAnsi="Times New Roman" w:cs="Times New Roman"/>
          <w:sz w:val="24"/>
          <w:szCs w:val="24"/>
        </w:rPr>
      </w:pPr>
      <w:r w:rsidRPr="007944DE">
        <w:rPr>
          <w:rFonts w:ascii="Times New Roman" w:hAnsi="Times New Roman" w:cs="Times New Roman"/>
          <w:sz w:val="24"/>
          <w:szCs w:val="24"/>
        </w:rPr>
        <w:t xml:space="preserve">Discuss philosophy of prioritizing regions immediately threatened vs regions that are </w:t>
      </w:r>
      <w:r>
        <w:rPr>
          <w:rFonts w:ascii="Times New Roman" w:hAnsi="Times New Roman" w:cs="Times New Roman"/>
          <w:sz w:val="24"/>
          <w:szCs w:val="24"/>
        </w:rPr>
        <w:t>easier to protect (less stakeholders). Our results do not resolve this debate, but it brings the facts into focus.</w:t>
      </w:r>
      <w:r w:rsidR="00154FFF">
        <w:rPr>
          <w:rFonts w:ascii="Times New Roman" w:hAnsi="Times New Roman" w:cs="Times New Roman"/>
          <w:sz w:val="24"/>
          <w:szCs w:val="24"/>
        </w:rPr>
        <w:t xml:space="preserve"> Differences in philosophy will still exist, but these differences can be best debated in a data-driven framework.</w:t>
      </w:r>
    </w:p>
    <w:p w14:paraId="11FAA10F" w14:textId="5EA7F172" w:rsidR="00154FFF" w:rsidRPr="00DB5656" w:rsidRDefault="007944DE" w:rsidP="00DB5656">
      <w:pPr>
        <w:pStyle w:val="ListParagraph"/>
        <w:numPr>
          <w:ilvl w:val="0"/>
          <w:numId w:val="16"/>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Caveats: </w:t>
      </w:r>
      <w:r w:rsidR="00154FFF">
        <w:rPr>
          <w:rFonts w:ascii="Times New Roman" w:hAnsi="Times New Roman" w:cs="Times New Roman"/>
          <w:sz w:val="24"/>
          <w:szCs w:val="24"/>
        </w:rPr>
        <w:t>Here, we only address fishing, the primary impact targeted by large MPAs regulations. However, large MPAs typically ban other extractive activities including deep sea mining, which is expected to rapidly increase in the coming years. Large MPAs may also protect against climate change (CITE). As fish and fisheries redistribute in a changing climate, large MPAs may prevent shifting impacts from reaching pristine populations.</w:t>
      </w:r>
      <w:r w:rsidR="00DB5656">
        <w:rPr>
          <w:rFonts w:ascii="Times New Roman" w:hAnsi="Times New Roman" w:cs="Times New Roman"/>
          <w:sz w:val="24"/>
          <w:szCs w:val="24"/>
        </w:rPr>
        <w:t xml:space="preserve"> Also: </w:t>
      </w:r>
      <w:r w:rsidRPr="00DB5656">
        <w:rPr>
          <w:rFonts w:ascii="Times New Roman" w:hAnsi="Times New Roman" w:cs="Times New Roman"/>
          <w:sz w:val="24"/>
          <w:szCs w:val="24"/>
        </w:rPr>
        <w:t xml:space="preserve">different patterns may </w:t>
      </w:r>
      <w:r w:rsidR="00154FFF" w:rsidRPr="00DB5656">
        <w:rPr>
          <w:rFonts w:ascii="Times New Roman" w:hAnsi="Times New Roman" w:cs="Times New Roman"/>
          <w:sz w:val="24"/>
          <w:szCs w:val="24"/>
        </w:rPr>
        <w:t>emerge in new MPAs</w:t>
      </w:r>
      <w:r w:rsidR="00DB5656">
        <w:rPr>
          <w:rFonts w:ascii="Times New Roman" w:hAnsi="Times New Roman" w:cs="Times New Roman"/>
          <w:sz w:val="24"/>
          <w:szCs w:val="24"/>
        </w:rPr>
        <w:t>,</w:t>
      </w:r>
      <w:r w:rsidR="00154FFF" w:rsidRPr="00DB5656">
        <w:rPr>
          <w:rFonts w:ascii="Times New Roman" w:hAnsi="Times New Roman" w:cs="Times New Roman"/>
          <w:sz w:val="24"/>
          <w:szCs w:val="24"/>
        </w:rPr>
        <w:t xml:space="preserve"> </w:t>
      </w:r>
      <w:r w:rsidR="00DB5656">
        <w:rPr>
          <w:rFonts w:ascii="Times New Roman" w:hAnsi="Times New Roman" w:cs="Times New Roman"/>
          <w:sz w:val="24"/>
          <w:szCs w:val="24"/>
        </w:rPr>
        <w:t>w</w:t>
      </w:r>
      <w:r w:rsidR="00154FFF" w:rsidRPr="00DB5656">
        <w:rPr>
          <w:rFonts w:ascii="Times New Roman" w:hAnsi="Times New Roman" w:cs="Times New Roman"/>
          <w:sz w:val="24"/>
          <w:szCs w:val="24"/>
        </w:rPr>
        <w:t>e don’t capture all fishing</w:t>
      </w:r>
      <w:r w:rsidR="00DB5656">
        <w:rPr>
          <w:rFonts w:ascii="Times New Roman" w:hAnsi="Times New Roman" w:cs="Times New Roman"/>
          <w:sz w:val="24"/>
          <w:szCs w:val="24"/>
        </w:rPr>
        <w:t xml:space="preserve"> with AIS, etc</w:t>
      </w:r>
      <w:r w:rsidR="00154FFF" w:rsidRPr="00DB5656">
        <w:rPr>
          <w:rFonts w:ascii="Times New Roman" w:hAnsi="Times New Roman" w:cs="Times New Roman"/>
          <w:sz w:val="24"/>
          <w:szCs w:val="24"/>
        </w:rPr>
        <w:t xml:space="preserve">. </w:t>
      </w:r>
    </w:p>
    <w:p w14:paraId="76193DE5" w14:textId="77777777" w:rsidR="00154FFF" w:rsidRDefault="00154FFF" w:rsidP="00154FFF">
      <w:pPr>
        <w:pStyle w:val="ListParagraph"/>
        <w:spacing w:after="0" w:line="480" w:lineRule="auto"/>
        <w:rPr>
          <w:rFonts w:ascii="Times New Roman" w:hAnsi="Times New Roman" w:cs="Times New Roman"/>
          <w:sz w:val="24"/>
          <w:szCs w:val="24"/>
        </w:rPr>
      </w:pPr>
    </w:p>
    <w:p w14:paraId="431D7CFA" w14:textId="2C9C999B" w:rsidR="00154FFF" w:rsidRDefault="00154FFF" w:rsidP="00154FFF">
      <w:pPr>
        <w:pStyle w:val="ListParagraph"/>
        <w:numPr>
          <w:ilvl w:val="0"/>
          <w:numId w:val="16"/>
        </w:num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Conclusion: publicly available, high resolution data on extractive activities in our global oceans</w:t>
      </w:r>
    </w:p>
    <w:p w14:paraId="5250AA2B" w14:textId="77777777" w:rsidR="00F55F17" w:rsidRPr="00F55F17" w:rsidRDefault="00F55F17" w:rsidP="00F55F17">
      <w:pPr>
        <w:pStyle w:val="ListParagraph"/>
        <w:rPr>
          <w:rFonts w:ascii="Times New Roman" w:hAnsi="Times New Roman" w:cs="Times New Roman"/>
          <w:sz w:val="24"/>
          <w:szCs w:val="24"/>
        </w:rPr>
      </w:pPr>
    </w:p>
    <w:p w14:paraId="0EBD8EC7" w14:textId="3B38308D" w:rsidR="00F55F17" w:rsidRPr="00154FFF" w:rsidRDefault="00F55F17" w:rsidP="00F55F17">
      <w:pPr>
        <w:pStyle w:val="ListParagraph"/>
        <w:numPr>
          <w:ilvl w:val="1"/>
          <w:numId w:val="16"/>
        </w:numPr>
        <w:spacing w:after="0" w:line="480" w:lineRule="auto"/>
        <w:rPr>
          <w:rFonts w:ascii="Times New Roman" w:hAnsi="Times New Roman" w:cs="Times New Roman"/>
          <w:sz w:val="24"/>
          <w:szCs w:val="24"/>
        </w:rPr>
      </w:pPr>
      <w:r>
        <w:rPr>
          <w:rFonts w:ascii="Times New Roman" w:hAnsi="Times New Roman" w:cs="Times New Roman"/>
          <w:sz w:val="24"/>
          <w:szCs w:val="24"/>
        </w:rPr>
        <w:t>Throw shade towards Wilhelm. Large MPA supporters have cast doubt on critics who receive money from “industrial fishing interests,” while these same supporters receive millions from global environmental NGOs. We all have biases</w:t>
      </w:r>
      <w:r w:rsidR="002C013F">
        <w:rPr>
          <w:rFonts w:ascii="Times New Roman" w:hAnsi="Times New Roman" w:cs="Times New Roman"/>
          <w:sz w:val="24"/>
          <w:szCs w:val="24"/>
        </w:rPr>
        <w:t>, so let’s present the facts.</w:t>
      </w:r>
    </w:p>
    <w:p w14:paraId="1402E9E8" w14:textId="7E47B196" w:rsidR="00D56B7B" w:rsidRPr="00E86212" w:rsidRDefault="00D56B7B" w:rsidP="00286B92">
      <w:pPr>
        <w:spacing w:after="0" w:line="480" w:lineRule="auto"/>
        <w:rPr>
          <w:rFonts w:ascii="Times New Roman" w:hAnsi="Times New Roman" w:cs="Times New Roman"/>
          <w:sz w:val="24"/>
          <w:szCs w:val="24"/>
        </w:rPr>
      </w:pPr>
    </w:p>
    <w:p w14:paraId="1F74C7C6" w14:textId="77777777" w:rsidR="00D56B7B" w:rsidRPr="00E86212" w:rsidRDefault="00D56B7B" w:rsidP="00286B92">
      <w:pPr>
        <w:spacing w:after="0" w:line="480" w:lineRule="auto"/>
        <w:rPr>
          <w:rFonts w:ascii="Times New Roman" w:hAnsi="Times New Roman" w:cs="Times New Roman"/>
          <w:sz w:val="24"/>
          <w:szCs w:val="24"/>
        </w:rPr>
      </w:pPr>
    </w:p>
    <w:p w14:paraId="73E520A1" w14:textId="77777777" w:rsidR="00286B92" w:rsidRPr="00CE45ED" w:rsidRDefault="00286B92" w:rsidP="00AD2505">
      <w:pPr>
        <w:spacing w:after="0" w:line="480" w:lineRule="auto"/>
        <w:ind w:firstLine="720"/>
        <w:rPr>
          <w:rFonts w:ascii="Times New Roman" w:hAnsi="Times New Roman" w:cs="Times New Roman"/>
          <w:sz w:val="24"/>
          <w:szCs w:val="24"/>
        </w:rPr>
      </w:pPr>
    </w:p>
    <w:p w14:paraId="5546EC71" w14:textId="6A4EC21C" w:rsidR="00FC27ED" w:rsidRDefault="00E57B4C" w:rsidP="00175645">
      <w:pPr>
        <w:spacing w:after="0" w:line="480" w:lineRule="auto"/>
        <w:rPr>
          <w:rFonts w:ascii="Times New Roman" w:hAnsi="Times New Roman" w:cs="Times New Roman"/>
          <w:b/>
          <w:sz w:val="24"/>
          <w:szCs w:val="24"/>
        </w:rPr>
      </w:pPr>
      <w:r>
        <w:rPr>
          <w:rFonts w:ascii="Times New Roman" w:hAnsi="Times New Roman" w:cs="Times New Roman"/>
          <w:b/>
          <w:sz w:val="24"/>
          <w:szCs w:val="24"/>
        </w:rPr>
        <w:t>REFERENCES</w:t>
      </w:r>
      <w:r w:rsidR="00B3673A">
        <w:rPr>
          <w:rFonts w:ascii="Times New Roman" w:hAnsi="Times New Roman" w:cs="Times New Roman"/>
          <w:b/>
          <w:sz w:val="24"/>
          <w:szCs w:val="24"/>
        </w:rPr>
        <w:t xml:space="preserve"> </w:t>
      </w:r>
    </w:p>
    <w:p w14:paraId="51513F1E" w14:textId="77777777" w:rsidR="000322E5" w:rsidRPr="000322E5" w:rsidRDefault="003D6825" w:rsidP="000322E5">
      <w:pPr>
        <w:pStyle w:val="Bibliography"/>
        <w:rPr>
          <w:rFonts w:ascii="Times New Roman" w:hAnsi="Times New Roman" w:cs="Times New Roman"/>
          <w:sz w:val="24"/>
        </w:rPr>
      </w:pPr>
      <w:r>
        <w:rPr>
          <w:sz w:val="24"/>
          <w:szCs w:val="24"/>
        </w:rPr>
        <w:fldChar w:fldCharType="begin"/>
      </w:r>
      <w:r>
        <w:rPr>
          <w:sz w:val="24"/>
          <w:szCs w:val="24"/>
        </w:rPr>
        <w:instrText xml:space="preserve"> ADDIN ZOTERO_BIBL {"uncited":[],"omitted":[],"custom":[]} CSL_BIBLIOGRAPHY </w:instrText>
      </w:r>
      <w:r>
        <w:rPr>
          <w:sz w:val="24"/>
          <w:szCs w:val="24"/>
        </w:rPr>
        <w:fldChar w:fldCharType="separate"/>
      </w:r>
      <w:r w:rsidR="000322E5" w:rsidRPr="000322E5">
        <w:rPr>
          <w:rFonts w:ascii="Times New Roman" w:hAnsi="Times New Roman" w:cs="Times New Roman"/>
          <w:sz w:val="24"/>
        </w:rPr>
        <w:t xml:space="preserve">Ban, N.C., Davies, T.E., Aguilera, S.E., Brooks, C., Cox, M., Epstein, G., Evans, L.S., Maxwell, S.M. &amp; Nenadovic, M. (2017). Social and ecological effectiveness of large marine protected areas. </w:t>
      </w:r>
      <w:r w:rsidR="000322E5" w:rsidRPr="000322E5">
        <w:rPr>
          <w:rFonts w:ascii="Times New Roman" w:hAnsi="Times New Roman" w:cs="Times New Roman"/>
          <w:i/>
          <w:iCs/>
          <w:sz w:val="24"/>
        </w:rPr>
        <w:t>Glob. Environ. Change</w:t>
      </w:r>
      <w:r w:rsidR="000322E5" w:rsidRPr="000322E5">
        <w:rPr>
          <w:rFonts w:ascii="Times New Roman" w:hAnsi="Times New Roman" w:cs="Times New Roman"/>
          <w:sz w:val="24"/>
        </w:rPr>
        <w:t>, 43, 82–91.</w:t>
      </w:r>
    </w:p>
    <w:p w14:paraId="34EF5045" w14:textId="77777777" w:rsidR="000322E5" w:rsidRPr="000322E5" w:rsidRDefault="000322E5" w:rsidP="000322E5">
      <w:pPr>
        <w:pStyle w:val="Bibliography"/>
        <w:rPr>
          <w:rFonts w:ascii="Times New Roman" w:hAnsi="Times New Roman" w:cs="Times New Roman"/>
          <w:sz w:val="24"/>
        </w:rPr>
      </w:pPr>
      <w:r w:rsidRPr="000322E5">
        <w:rPr>
          <w:rFonts w:ascii="Times New Roman" w:hAnsi="Times New Roman" w:cs="Times New Roman"/>
          <w:sz w:val="24"/>
        </w:rPr>
        <w:t xml:space="preserve">Boerder, K., Bryndum-Buchholz, A. &amp; Worm, B. (2017). Interactions of tuna fisheries with the Galápagos marine reserve. </w:t>
      </w:r>
      <w:r w:rsidRPr="000322E5">
        <w:rPr>
          <w:rFonts w:ascii="Times New Roman" w:hAnsi="Times New Roman" w:cs="Times New Roman"/>
          <w:i/>
          <w:iCs/>
          <w:sz w:val="24"/>
        </w:rPr>
        <w:t>Mar. Ecol. Prog. Ser.</w:t>
      </w:r>
      <w:r w:rsidRPr="000322E5">
        <w:rPr>
          <w:rFonts w:ascii="Times New Roman" w:hAnsi="Times New Roman" w:cs="Times New Roman"/>
          <w:sz w:val="24"/>
        </w:rPr>
        <w:t>, 585, 1–15.</w:t>
      </w:r>
    </w:p>
    <w:p w14:paraId="5BE72FE5" w14:textId="77777777" w:rsidR="000322E5" w:rsidRPr="000322E5" w:rsidRDefault="000322E5" w:rsidP="000322E5">
      <w:pPr>
        <w:pStyle w:val="Bibliography"/>
        <w:rPr>
          <w:rFonts w:ascii="Times New Roman" w:hAnsi="Times New Roman" w:cs="Times New Roman"/>
          <w:sz w:val="24"/>
        </w:rPr>
      </w:pPr>
      <w:r w:rsidRPr="000322E5">
        <w:rPr>
          <w:rFonts w:ascii="Times New Roman" w:hAnsi="Times New Roman" w:cs="Times New Roman"/>
          <w:sz w:val="24"/>
        </w:rPr>
        <w:t xml:space="preserve">Boonzaier, L. &amp; Pauly, D. (2016). Marine protection targets: an updated assessment of global progress. </w:t>
      </w:r>
      <w:r w:rsidRPr="000322E5">
        <w:rPr>
          <w:rFonts w:ascii="Times New Roman" w:hAnsi="Times New Roman" w:cs="Times New Roman"/>
          <w:i/>
          <w:iCs/>
          <w:sz w:val="24"/>
        </w:rPr>
        <w:t>Oryx</w:t>
      </w:r>
      <w:r w:rsidRPr="000322E5">
        <w:rPr>
          <w:rFonts w:ascii="Times New Roman" w:hAnsi="Times New Roman" w:cs="Times New Roman"/>
          <w:sz w:val="24"/>
        </w:rPr>
        <w:t>, 50, 27–35.</w:t>
      </w:r>
    </w:p>
    <w:p w14:paraId="4F25534F" w14:textId="77777777" w:rsidR="000322E5" w:rsidRPr="000322E5" w:rsidRDefault="000322E5" w:rsidP="000322E5">
      <w:pPr>
        <w:pStyle w:val="Bibliography"/>
        <w:rPr>
          <w:rFonts w:ascii="Times New Roman" w:hAnsi="Times New Roman" w:cs="Times New Roman"/>
          <w:sz w:val="24"/>
        </w:rPr>
      </w:pPr>
      <w:r w:rsidRPr="000322E5">
        <w:rPr>
          <w:rFonts w:ascii="Times New Roman" w:hAnsi="Times New Roman" w:cs="Times New Roman"/>
          <w:sz w:val="24"/>
        </w:rPr>
        <w:t xml:space="preserve">Bruno, J.F., Saumweber, W., Crowder, L.B., Pendleton, L., Roady, S.E., Rouleau, T. &amp; Sakashita, M. (2018). Safe Harbors: The Many Benefits of Marine Monuments and Sanctuaries. </w:t>
      </w:r>
      <w:r w:rsidRPr="000322E5">
        <w:rPr>
          <w:rFonts w:ascii="Times New Roman" w:hAnsi="Times New Roman" w:cs="Times New Roman"/>
          <w:i/>
          <w:iCs/>
          <w:sz w:val="24"/>
        </w:rPr>
        <w:t>Front. Mar. Sci.</w:t>
      </w:r>
      <w:r w:rsidRPr="000322E5">
        <w:rPr>
          <w:rFonts w:ascii="Times New Roman" w:hAnsi="Times New Roman" w:cs="Times New Roman"/>
          <w:sz w:val="24"/>
        </w:rPr>
        <w:t>, 5.</w:t>
      </w:r>
    </w:p>
    <w:p w14:paraId="65F9E5D9" w14:textId="77777777" w:rsidR="000322E5" w:rsidRPr="000322E5" w:rsidRDefault="000322E5" w:rsidP="000322E5">
      <w:pPr>
        <w:pStyle w:val="Bibliography"/>
        <w:rPr>
          <w:rFonts w:ascii="Times New Roman" w:hAnsi="Times New Roman" w:cs="Times New Roman"/>
          <w:sz w:val="24"/>
        </w:rPr>
      </w:pPr>
      <w:r w:rsidRPr="000322E5">
        <w:rPr>
          <w:rFonts w:ascii="Times New Roman" w:hAnsi="Times New Roman" w:cs="Times New Roman"/>
          <w:sz w:val="24"/>
        </w:rPr>
        <w:t xml:space="preserve">Davies, T.E., Maxwell, S.M., Kaschner, K., Garilao, C. &amp; Ban, N.C. (2017). Large marine protected areas represent biodiversity now and under climate change. </w:t>
      </w:r>
      <w:r w:rsidRPr="000322E5">
        <w:rPr>
          <w:rFonts w:ascii="Times New Roman" w:hAnsi="Times New Roman" w:cs="Times New Roman"/>
          <w:i/>
          <w:iCs/>
          <w:sz w:val="24"/>
        </w:rPr>
        <w:t>Sci. Rep.</w:t>
      </w:r>
      <w:r w:rsidRPr="000322E5">
        <w:rPr>
          <w:rFonts w:ascii="Times New Roman" w:hAnsi="Times New Roman" w:cs="Times New Roman"/>
          <w:sz w:val="24"/>
        </w:rPr>
        <w:t>, 7, 9569.</w:t>
      </w:r>
    </w:p>
    <w:p w14:paraId="3EF3A21B" w14:textId="77777777" w:rsidR="000322E5" w:rsidRPr="000322E5" w:rsidRDefault="000322E5" w:rsidP="000322E5">
      <w:pPr>
        <w:pStyle w:val="Bibliography"/>
        <w:rPr>
          <w:rFonts w:ascii="Times New Roman" w:hAnsi="Times New Roman" w:cs="Times New Roman"/>
          <w:sz w:val="24"/>
        </w:rPr>
      </w:pPr>
      <w:r w:rsidRPr="000322E5">
        <w:rPr>
          <w:rFonts w:ascii="Times New Roman" w:hAnsi="Times New Roman" w:cs="Times New Roman"/>
          <w:sz w:val="24"/>
        </w:rPr>
        <w:lastRenderedPageBreak/>
        <w:t xml:space="preserve">De Santo, E.M. (2013). Missing marine protected area (MPA) targets: How the push for quantity over quality undermines sustainability and social justice. </w:t>
      </w:r>
      <w:r w:rsidRPr="000322E5">
        <w:rPr>
          <w:rFonts w:ascii="Times New Roman" w:hAnsi="Times New Roman" w:cs="Times New Roman"/>
          <w:i/>
          <w:iCs/>
          <w:sz w:val="24"/>
        </w:rPr>
        <w:t>J. Environ. Manage.</w:t>
      </w:r>
      <w:r w:rsidRPr="000322E5">
        <w:rPr>
          <w:rFonts w:ascii="Times New Roman" w:hAnsi="Times New Roman" w:cs="Times New Roman"/>
          <w:sz w:val="24"/>
        </w:rPr>
        <w:t>, 124, 137–146.</w:t>
      </w:r>
    </w:p>
    <w:p w14:paraId="239EAB58" w14:textId="77777777" w:rsidR="000322E5" w:rsidRPr="000322E5" w:rsidRDefault="000322E5" w:rsidP="000322E5">
      <w:pPr>
        <w:pStyle w:val="Bibliography"/>
        <w:rPr>
          <w:rFonts w:ascii="Times New Roman" w:hAnsi="Times New Roman" w:cs="Times New Roman"/>
          <w:sz w:val="24"/>
        </w:rPr>
      </w:pPr>
      <w:r w:rsidRPr="000322E5">
        <w:rPr>
          <w:rFonts w:ascii="Times New Roman" w:hAnsi="Times New Roman" w:cs="Times New Roman"/>
          <w:sz w:val="24"/>
        </w:rPr>
        <w:t xml:space="preserve">Devillers, R., Pressey, R.L., Grech, A., Kittinger, J.N., Edgar, G.J., Ward, T. &amp; Watson, R. (2015). Reinventing residual reserves in the sea: are we favouring ease of establishment over need for protection? </w:t>
      </w:r>
      <w:r w:rsidRPr="000322E5">
        <w:rPr>
          <w:rFonts w:ascii="Times New Roman" w:hAnsi="Times New Roman" w:cs="Times New Roman"/>
          <w:i/>
          <w:iCs/>
          <w:sz w:val="24"/>
        </w:rPr>
        <w:t>Aquat. Conserv. Mar. Freshw. Ecosyst.</w:t>
      </w:r>
      <w:r w:rsidRPr="000322E5">
        <w:rPr>
          <w:rFonts w:ascii="Times New Roman" w:hAnsi="Times New Roman" w:cs="Times New Roman"/>
          <w:sz w:val="24"/>
        </w:rPr>
        <w:t>, 25, 480–504.</w:t>
      </w:r>
    </w:p>
    <w:p w14:paraId="19201807" w14:textId="77777777" w:rsidR="000322E5" w:rsidRPr="000322E5" w:rsidRDefault="000322E5" w:rsidP="000322E5">
      <w:pPr>
        <w:pStyle w:val="Bibliography"/>
        <w:rPr>
          <w:rFonts w:ascii="Times New Roman" w:hAnsi="Times New Roman" w:cs="Times New Roman"/>
          <w:sz w:val="24"/>
        </w:rPr>
      </w:pPr>
      <w:r w:rsidRPr="000322E5">
        <w:rPr>
          <w:rFonts w:ascii="Times New Roman" w:hAnsi="Times New Roman" w:cs="Times New Roman"/>
          <w:sz w:val="24"/>
        </w:rPr>
        <w:t xml:space="preserve">Friedlander, A.M., Caselle, J.E., Ballesteros, E., Brown, E.K., Turchik, A. &amp; Sala, E. (2014). The Real Bounty: Marine Biodiversity in the Pitcairn Islands. </w:t>
      </w:r>
      <w:r w:rsidRPr="000322E5">
        <w:rPr>
          <w:rFonts w:ascii="Times New Roman" w:hAnsi="Times New Roman" w:cs="Times New Roman"/>
          <w:i/>
          <w:iCs/>
          <w:sz w:val="24"/>
        </w:rPr>
        <w:t>PLoS ONE</w:t>
      </w:r>
      <w:r w:rsidRPr="000322E5">
        <w:rPr>
          <w:rFonts w:ascii="Times New Roman" w:hAnsi="Times New Roman" w:cs="Times New Roman"/>
          <w:sz w:val="24"/>
        </w:rPr>
        <w:t>, 9, e100142.</w:t>
      </w:r>
    </w:p>
    <w:p w14:paraId="7F467BD6" w14:textId="77777777" w:rsidR="000322E5" w:rsidRPr="000322E5" w:rsidRDefault="000322E5" w:rsidP="000322E5">
      <w:pPr>
        <w:pStyle w:val="Bibliography"/>
        <w:rPr>
          <w:rFonts w:ascii="Times New Roman" w:hAnsi="Times New Roman" w:cs="Times New Roman"/>
          <w:sz w:val="24"/>
        </w:rPr>
      </w:pPr>
      <w:r w:rsidRPr="000322E5">
        <w:rPr>
          <w:rFonts w:ascii="Times New Roman" w:hAnsi="Times New Roman" w:cs="Times New Roman"/>
          <w:sz w:val="24"/>
        </w:rPr>
        <w:t xml:space="preserve">Friedlander, A.M., Wagner, D., Gaymer, C.F., Wilhelm, T. ‘Aulani, Lewis, N., Brooke, S., Kikiloi, K. &amp; Varmer, O. (2016). Co-operation between large-scale MPAs: successful experiences from the Pacific Ocean. </w:t>
      </w:r>
      <w:r w:rsidRPr="000322E5">
        <w:rPr>
          <w:rFonts w:ascii="Times New Roman" w:hAnsi="Times New Roman" w:cs="Times New Roman"/>
          <w:i/>
          <w:iCs/>
          <w:sz w:val="24"/>
        </w:rPr>
        <w:t>Aquat. Conserv. Mar. Freshw. Ecosyst.</w:t>
      </w:r>
      <w:r w:rsidRPr="000322E5">
        <w:rPr>
          <w:rFonts w:ascii="Times New Roman" w:hAnsi="Times New Roman" w:cs="Times New Roman"/>
          <w:sz w:val="24"/>
        </w:rPr>
        <w:t>, 26, 126–141.</w:t>
      </w:r>
    </w:p>
    <w:p w14:paraId="4E09C2E4" w14:textId="77777777" w:rsidR="000322E5" w:rsidRPr="000322E5" w:rsidRDefault="000322E5" w:rsidP="000322E5">
      <w:pPr>
        <w:pStyle w:val="Bibliography"/>
        <w:rPr>
          <w:rFonts w:ascii="Times New Roman" w:hAnsi="Times New Roman" w:cs="Times New Roman"/>
          <w:sz w:val="24"/>
        </w:rPr>
      </w:pPr>
      <w:r w:rsidRPr="000322E5">
        <w:rPr>
          <w:rFonts w:ascii="Times New Roman" w:hAnsi="Times New Roman" w:cs="Times New Roman"/>
          <w:sz w:val="24"/>
        </w:rPr>
        <w:t xml:space="preserve">Gaines, S.D., White, C., Carr, M.H. &amp; Palumbi, S.R. (2010). Designing marine reserve networks for both conservation and fisheries management. </w:t>
      </w:r>
      <w:r w:rsidRPr="000322E5">
        <w:rPr>
          <w:rFonts w:ascii="Times New Roman" w:hAnsi="Times New Roman" w:cs="Times New Roman"/>
          <w:i/>
          <w:iCs/>
          <w:sz w:val="24"/>
        </w:rPr>
        <w:t>Proc. Natl. Acad. Sci.</w:t>
      </w:r>
      <w:r w:rsidRPr="000322E5">
        <w:rPr>
          <w:rFonts w:ascii="Times New Roman" w:hAnsi="Times New Roman" w:cs="Times New Roman"/>
          <w:sz w:val="24"/>
        </w:rPr>
        <w:t>, 107, 18286–18293.</w:t>
      </w:r>
    </w:p>
    <w:p w14:paraId="6786924C" w14:textId="77777777" w:rsidR="000322E5" w:rsidRPr="000322E5" w:rsidRDefault="000322E5" w:rsidP="000322E5">
      <w:pPr>
        <w:pStyle w:val="Bibliography"/>
        <w:rPr>
          <w:rFonts w:ascii="Times New Roman" w:hAnsi="Times New Roman" w:cs="Times New Roman"/>
          <w:sz w:val="24"/>
        </w:rPr>
      </w:pPr>
      <w:r w:rsidRPr="000322E5">
        <w:rPr>
          <w:rFonts w:ascii="Times New Roman" w:hAnsi="Times New Roman" w:cs="Times New Roman"/>
          <w:sz w:val="24"/>
        </w:rPr>
        <w:t xml:space="preserve">Jones, P.J.S. &amp; De Santo, E.M. (2016). Viewpoint – Is the race for remote, very large marine protected areas (VLMPAs) taking us down the wrong track? </w:t>
      </w:r>
      <w:r w:rsidRPr="000322E5">
        <w:rPr>
          <w:rFonts w:ascii="Times New Roman" w:hAnsi="Times New Roman" w:cs="Times New Roman"/>
          <w:i/>
          <w:iCs/>
          <w:sz w:val="24"/>
        </w:rPr>
        <w:t>Mar. Policy</w:t>
      </w:r>
      <w:r w:rsidRPr="000322E5">
        <w:rPr>
          <w:rFonts w:ascii="Times New Roman" w:hAnsi="Times New Roman" w:cs="Times New Roman"/>
          <w:sz w:val="24"/>
        </w:rPr>
        <w:t>, 73, 231–234.</w:t>
      </w:r>
    </w:p>
    <w:p w14:paraId="30A755E9" w14:textId="77777777" w:rsidR="000322E5" w:rsidRPr="000322E5" w:rsidRDefault="000322E5" w:rsidP="000322E5">
      <w:pPr>
        <w:pStyle w:val="Bibliography"/>
        <w:rPr>
          <w:rFonts w:ascii="Times New Roman" w:hAnsi="Times New Roman" w:cs="Times New Roman"/>
          <w:sz w:val="24"/>
        </w:rPr>
      </w:pPr>
      <w:r w:rsidRPr="000322E5">
        <w:rPr>
          <w:rFonts w:ascii="Times New Roman" w:hAnsi="Times New Roman" w:cs="Times New Roman"/>
          <w:sz w:val="24"/>
        </w:rPr>
        <w:t xml:space="preserve">Kaplan, D.M., Bach, P., Bonhommeau, S., Chassot, E., Chavance, P., Dagorn, L., Davies, T., Dueri, S., Fletcher, R., Fonteneau, A., Fromentin, J.-M., Gaertner, D., Hampton, J., Hilborn, R., Hobday, A., Kearney, R., Kleiber, P., Lehodey, P., </w:t>
      </w:r>
      <w:r w:rsidRPr="000322E5">
        <w:rPr>
          <w:rFonts w:ascii="Times New Roman" w:hAnsi="Times New Roman" w:cs="Times New Roman"/>
          <w:sz w:val="24"/>
        </w:rPr>
        <w:lastRenderedPageBreak/>
        <w:t xml:space="preserve">Marsac, F., Maury, O., Mees, C., Ménard, F., Pearce, J. &amp; Sibert, J. (2013). The True Challenge of Giant Marine Reserves. </w:t>
      </w:r>
      <w:r w:rsidRPr="000322E5">
        <w:rPr>
          <w:rFonts w:ascii="Times New Roman" w:hAnsi="Times New Roman" w:cs="Times New Roman"/>
          <w:i/>
          <w:iCs/>
          <w:sz w:val="24"/>
        </w:rPr>
        <w:t>Science</w:t>
      </w:r>
      <w:r w:rsidRPr="000322E5">
        <w:rPr>
          <w:rFonts w:ascii="Times New Roman" w:hAnsi="Times New Roman" w:cs="Times New Roman"/>
          <w:sz w:val="24"/>
        </w:rPr>
        <w:t>, 340, 810–811.</w:t>
      </w:r>
    </w:p>
    <w:p w14:paraId="1E979F7E" w14:textId="77777777" w:rsidR="000322E5" w:rsidRPr="000322E5" w:rsidRDefault="000322E5" w:rsidP="000322E5">
      <w:pPr>
        <w:pStyle w:val="Bibliography"/>
        <w:rPr>
          <w:rFonts w:ascii="Times New Roman" w:hAnsi="Times New Roman" w:cs="Times New Roman"/>
          <w:sz w:val="24"/>
        </w:rPr>
      </w:pPr>
      <w:r w:rsidRPr="000322E5">
        <w:rPr>
          <w:rFonts w:ascii="Times New Roman" w:hAnsi="Times New Roman" w:cs="Times New Roman"/>
          <w:sz w:val="24"/>
        </w:rPr>
        <w:t xml:space="preserve">Kroodsma, D.A., Mayorga, J., Hochberg, T., Miller, N.A., Boerder, K., Ferretti, F., Wilson, A., Bergman, B., White, T.D., Block, B.A., Woods, P., Sullivan, B., Costello, C. &amp; Worm, B. (2018). Tracking the global footprint of fisheries. </w:t>
      </w:r>
      <w:r w:rsidRPr="000322E5">
        <w:rPr>
          <w:rFonts w:ascii="Times New Roman" w:hAnsi="Times New Roman" w:cs="Times New Roman"/>
          <w:i/>
          <w:iCs/>
          <w:sz w:val="24"/>
        </w:rPr>
        <w:t>Science</w:t>
      </w:r>
      <w:r w:rsidRPr="000322E5">
        <w:rPr>
          <w:rFonts w:ascii="Times New Roman" w:hAnsi="Times New Roman" w:cs="Times New Roman"/>
          <w:sz w:val="24"/>
        </w:rPr>
        <w:t>, 359, 904–908.</w:t>
      </w:r>
    </w:p>
    <w:p w14:paraId="39CE6211" w14:textId="77777777" w:rsidR="000322E5" w:rsidRPr="000322E5" w:rsidRDefault="000322E5" w:rsidP="000322E5">
      <w:pPr>
        <w:pStyle w:val="Bibliography"/>
        <w:rPr>
          <w:rFonts w:ascii="Times New Roman" w:hAnsi="Times New Roman" w:cs="Times New Roman"/>
          <w:sz w:val="24"/>
        </w:rPr>
      </w:pPr>
      <w:r w:rsidRPr="000322E5">
        <w:rPr>
          <w:rFonts w:ascii="Times New Roman" w:hAnsi="Times New Roman" w:cs="Times New Roman"/>
          <w:sz w:val="24"/>
        </w:rPr>
        <w:t xml:space="preserve">Leenhardt, P., Cazalet, B., Salvat, B., Claudet, J. &amp; Feral, F. (2013). The rise of large-scale marine protected areas: Conservation or geopolitics? </w:t>
      </w:r>
      <w:r w:rsidRPr="000322E5">
        <w:rPr>
          <w:rFonts w:ascii="Times New Roman" w:hAnsi="Times New Roman" w:cs="Times New Roman"/>
          <w:i/>
          <w:iCs/>
          <w:sz w:val="24"/>
        </w:rPr>
        <w:t>Ocean Coast. Manag.</w:t>
      </w:r>
      <w:r w:rsidRPr="000322E5">
        <w:rPr>
          <w:rFonts w:ascii="Times New Roman" w:hAnsi="Times New Roman" w:cs="Times New Roman"/>
          <w:sz w:val="24"/>
        </w:rPr>
        <w:t>, 85, Part A, 112–118.</w:t>
      </w:r>
    </w:p>
    <w:p w14:paraId="3D94EFFB" w14:textId="77777777" w:rsidR="000322E5" w:rsidRPr="000322E5" w:rsidRDefault="000322E5" w:rsidP="000322E5">
      <w:pPr>
        <w:pStyle w:val="Bibliography"/>
        <w:rPr>
          <w:rFonts w:ascii="Times New Roman" w:hAnsi="Times New Roman" w:cs="Times New Roman"/>
          <w:sz w:val="24"/>
        </w:rPr>
      </w:pPr>
      <w:r w:rsidRPr="000322E5">
        <w:rPr>
          <w:rFonts w:ascii="Times New Roman" w:hAnsi="Times New Roman" w:cs="Times New Roman"/>
          <w:sz w:val="24"/>
        </w:rPr>
        <w:t xml:space="preserve">Magris, R.A. &amp; Pressey, R.L. (2018). Marine protected areas: Just for show? </w:t>
      </w:r>
      <w:r w:rsidRPr="000322E5">
        <w:rPr>
          <w:rFonts w:ascii="Times New Roman" w:hAnsi="Times New Roman" w:cs="Times New Roman"/>
          <w:i/>
          <w:iCs/>
          <w:sz w:val="24"/>
        </w:rPr>
        <w:t>Science</w:t>
      </w:r>
      <w:r w:rsidRPr="000322E5">
        <w:rPr>
          <w:rFonts w:ascii="Times New Roman" w:hAnsi="Times New Roman" w:cs="Times New Roman"/>
          <w:sz w:val="24"/>
        </w:rPr>
        <w:t>, 360, 723–724.</w:t>
      </w:r>
    </w:p>
    <w:p w14:paraId="15C746CE" w14:textId="77777777" w:rsidR="000322E5" w:rsidRPr="000322E5" w:rsidRDefault="000322E5" w:rsidP="000322E5">
      <w:pPr>
        <w:pStyle w:val="Bibliography"/>
        <w:rPr>
          <w:rFonts w:ascii="Times New Roman" w:hAnsi="Times New Roman" w:cs="Times New Roman"/>
          <w:sz w:val="24"/>
        </w:rPr>
      </w:pPr>
      <w:r w:rsidRPr="000322E5">
        <w:rPr>
          <w:rFonts w:ascii="Times New Roman" w:hAnsi="Times New Roman" w:cs="Times New Roman"/>
          <w:sz w:val="24"/>
        </w:rPr>
        <w:t xml:space="preserve">McCauley, D.J., Pinsky, M.L., Palumbi, S.R., Estes, J.A., Joyce, F.H. &amp; Warner, R.R. (2015). Marine defaunation: Animal loss in the global ocean. </w:t>
      </w:r>
      <w:r w:rsidRPr="000322E5">
        <w:rPr>
          <w:rFonts w:ascii="Times New Roman" w:hAnsi="Times New Roman" w:cs="Times New Roman"/>
          <w:i/>
          <w:iCs/>
          <w:sz w:val="24"/>
        </w:rPr>
        <w:t>Science</w:t>
      </w:r>
      <w:r w:rsidRPr="000322E5">
        <w:rPr>
          <w:rFonts w:ascii="Times New Roman" w:hAnsi="Times New Roman" w:cs="Times New Roman"/>
          <w:sz w:val="24"/>
        </w:rPr>
        <w:t>, 347, 1255641.</w:t>
      </w:r>
    </w:p>
    <w:p w14:paraId="18F3FF6A" w14:textId="77777777" w:rsidR="000322E5" w:rsidRPr="000322E5" w:rsidRDefault="000322E5" w:rsidP="000322E5">
      <w:pPr>
        <w:pStyle w:val="Bibliography"/>
        <w:rPr>
          <w:rFonts w:ascii="Times New Roman" w:hAnsi="Times New Roman" w:cs="Times New Roman"/>
          <w:sz w:val="24"/>
        </w:rPr>
      </w:pPr>
      <w:r w:rsidRPr="000322E5">
        <w:rPr>
          <w:rFonts w:ascii="Times New Roman" w:hAnsi="Times New Roman" w:cs="Times New Roman"/>
          <w:sz w:val="24"/>
        </w:rPr>
        <w:t xml:space="preserve">McCauley, D.J., Woods, P., Sullivan, B., Bergman, B., Jablonicky, C., Roan, A., Hirshfield, M., Boerder, K. &amp; Worm, B. (2016). Ending hide and seek at sea. </w:t>
      </w:r>
      <w:r w:rsidRPr="000322E5">
        <w:rPr>
          <w:rFonts w:ascii="Times New Roman" w:hAnsi="Times New Roman" w:cs="Times New Roman"/>
          <w:i/>
          <w:iCs/>
          <w:sz w:val="24"/>
        </w:rPr>
        <w:t>Science</w:t>
      </w:r>
      <w:r w:rsidRPr="000322E5">
        <w:rPr>
          <w:rFonts w:ascii="Times New Roman" w:hAnsi="Times New Roman" w:cs="Times New Roman"/>
          <w:sz w:val="24"/>
        </w:rPr>
        <w:t>, 351, 1148–1150.</w:t>
      </w:r>
    </w:p>
    <w:p w14:paraId="639A5049" w14:textId="77777777" w:rsidR="000322E5" w:rsidRPr="000322E5" w:rsidRDefault="000322E5" w:rsidP="000322E5">
      <w:pPr>
        <w:pStyle w:val="Bibliography"/>
        <w:rPr>
          <w:rFonts w:ascii="Times New Roman" w:hAnsi="Times New Roman" w:cs="Times New Roman"/>
          <w:sz w:val="24"/>
        </w:rPr>
      </w:pPr>
      <w:r w:rsidRPr="000322E5">
        <w:rPr>
          <w:rFonts w:ascii="Times New Roman" w:hAnsi="Times New Roman" w:cs="Times New Roman"/>
          <w:sz w:val="24"/>
        </w:rPr>
        <w:t xml:space="preserve">McDermott, G.R., Meng, K.C., McDonald, G.G. &amp; Costello, C.J. (2018). The blue paradox: Preemptive overfishing in marine reserves. </w:t>
      </w:r>
      <w:r w:rsidRPr="000322E5">
        <w:rPr>
          <w:rFonts w:ascii="Times New Roman" w:hAnsi="Times New Roman" w:cs="Times New Roman"/>
          <w:i/>
          <w:iCs/>
          <w:sz w:val="24"/>
        </w:rPr>
        <w:t>Proc. Natl. Acad. Sci.</w:t>
      </w:r>
      <w:r w:rsidRPr="000322E5">
        <w:rPr>
          <w:rFonts w:ascii="Times New Roman" w:hAnsi="Times New Roman" w:cs="Times New Roman"/>
          <w:sz w:val="24"/>
        </w:rPr>
        <w:t>, 201802862.</w:t>
      </w:r>
    </w:p>
    <w:p w14:paraId="3206E500" w14:textId="77777777" w:rsidR="000322E5" w:rsidRPr="000322E5" w:rsidRDefault="000322E5" w:rsidP="000322E5">
      <w:pPr>
        <w:pStyle w:val="Bibliography"/>
        <w:rPr>
          <w:rFonts w:ascii="Times New Roman" w:hAnsi="Times New Roman" w:cs="Times New Roman"/>
          <w:sz w:val="24"/>
        </w:rPr>
      </w:pPr>
      <w:r w:rsidRPr="000322E5">
        <w:rPr>
          <w:rFonts w:ascii="Times New Roman" w:hAnsi="Times New Roman" w:cs="Times New Roman"/>
          <w:sz w:val="24"/>
        </w:rPr>
        <w:t xml:space="preserve">O’Leary, B.C., Ban, N.C., Fernandez, M., Friedlander, A.M., García-Borboroglu, P., Golbuu, Y., Guidetti, P., Harris, J.M., Hawkins, J.P., Langlois, T., McCauley, D.J., Pikitch, E.K., Richmond, R.H. &amp; Roberts, C.M. (2018). Addressing Criticisms of Large-Scale Marine Protected Areas. </w:t>
      </w:r>
      <w:r w:rsidRPr="000322E5">
        <w:rPr>
          <w:rFonts w:ascii="Times New Roman" w:hAnsi="Times New Roman" w:cs="Times New Roman"/>
          <w:i/>
          <w:iCs/>
          <w:sz w:val="24"/>
        </w:rPr>
        <w:t>BioScience</w:t>
      </w:r>
      <w:r w:rsidRPr="000322E5">
        <w:rPr>
          <w:rFonts w:ascii="Times New Roman" w:hAnsi="Times New Roman" w:cs="Times New Roman"/>
          <w:sz w:val="24"/>
        </w:rPr>
        <w:t>, 68, 359–370.</w:t>
      </w:r>
    </w:p>
    <w:p w14:paraId="4D8BFABB" w14:textId="77777777" w:rsidR="000322E5" w:rsidRPr="000322E5" w:rsidRDefault="000322E5" w:rsidP="000322E5">
      <w:pPr>
        <w:pStyle w:val="Bibliography"/>
        <w:rPr>
          <w:rFonts w:ascii="Times New Roman" w:hAnsi="Times New Roman" w:cs="Times New Roman"/>
          <w:sz w:val="24"/>
        </w:rPr>
      </w:pPr>
      <w:r w:rsidRPr="000322E5">
        <w:rPr>
          <w:rFonts w:ascii="Times New Roman" w:hAnsi="Times New Roman" w:cs="Times New Roman"/>
          <w:sz w:val="24"/>
        </w:rPr>
        <w:lastRenderedPageBreak/>
        <w:t xml:space="preserve">Pala, C. (2013). Giant Marine Reserves Pose Vast Challenges. </w:t>
      </w:r>
      <w:r w:rsidRPr="000322E5">
        <w:rPr>
          <w:rFonts w:ascii="Times New Roman" w:hAnsi="Times New Roman" w:cs="Times New Roman"/>
          <w:i/>
          <w:iCs/>
          <w:sz w:val="24"/>
        </w:rPr>
        <w:t>Science</w:t>
      </w:r>
      <w:r w:rsidRPr="000322E5">
        <w:rPr>
          <w:rFonts w:ascii="Times New Roman" w:hAnsi="Times New Roman" w:cs="Times New Roman"/>
          <w:sz w:val="24"/>
        </w:rPr>
        <w:t>, 339, 640–641.</w:t>
      </w:r>
    </w:p>
    <w:p w14:paraId="0E1EA796" w14:textId="77777777" w:rsidR="000322E5" w:rsidRPr="000322E5" w:rsidRDefault="000322E5" w:rsidP="000322E5">
      <w:pPr>
        <w:pStyle w:val="Bibliography"/>
        <w:rPr>
          <w:rFonts w:ascii="Times New Roman" w:hAnsi="Times New Roman" w:cs="Times New Roman"/>
          <w:sz w:val="24"/>
        </w:rPr>
      </w:pPr>
      <w:r w:rsidRPr="000322E5">
        <w:rPr>
          <w:rFonts w:ascii="Times New Roman" w:hAnsi="Times New Roman" w:cs="Times New Roman"/>
          <w:sz w:val="24"/>
        </w:rPr>
        <w:t xml:space="preserve">Roberts, C.M., O’Leary, B.C., McCauley, D.J., Cury, P.M., Duarte, C.M., Lubchenco, J., Pauly, D., Sáenz-Arroyo, A., Sumaila, U.R., Wilson, R.W., Worm, B. &amp; Castilla, J.C. (2017). Marine reserves can mitigate and promote adaptation to climate change. </w:t>
      </w:r>
      <w:r w:rsidRPr="000322E5">
        <w:rPr>
          <w:rFonts w:ascii="Times New Roman" w:hAnsi="Times New Roman" w:cs="Times New Roman"/>
          <w:i/>
          <w:iCs/>
          <w:sz w:val="24"/>
        </w:rPr>
        <w:t>Proc. Natl. Acad. Sci.</w:t>
      </w:r>
      <w:r w:rsidRPr="000322E5">
        <w:rPr>
          <w:rFonts w:ascii="Times New Roman" w:hAnsi="Times New Roman" w:cs="Times New Roman"/>
          <w:sz w:val="24"/>
        </w:rPr>
        <w:t>, 114, 6167–6175.</w:t>
      </w:r>
    </w:p>
    <w:p w14:paraId="490FDC31" w14:textId="77777777" w:rsidR="000322E5" w:rsidRPr="000322E5" w:rsidRDefault="000322E5" w:rsidP="000322E5">
      <w:pPr>
        <w:pStyle w:val="Bibliography"/>
        <w:rPr>
          <w:rFonts w:ascii="Times New Roman" w:hAnsi="Times New Roman" w:cs="Times New Roman"/>
          <w:sz w:val="24"/>
        </w:rPr>
      </w:pPr>
      <w:r w:rsidRPr="000322E5">
        <w:rPr>
          <w:rFonts w:ascii="Times New Roman" w:hAnsi="Times New Roman" w:cs="Times New Roman"/>
          <w:sz w:val="24"/>
        </w:rPr>
        <w:t xml:space="preserve">Rocha, L.A. (2018). Bigger is not better for ocean conservation. </w:t>
      </w:r>
      <w:r w:rsidRPr="000322E5">
        <w:rPr>
          <w:rFonts w:ascii="Times New Roman" w:hAnsi="Times New Roman" w:cs="Times New Roman"/>
          <w:i/>
          <w:iCs/>
          <w:sz w:val="24"/>
        </w:rPr>
        <w:t>N. Y. Timesaccessed July 2018</w:t>
      </w:r>
      <w:r w:rsidRPr="000322E5">
        <w:rPr>
          <w:rFonts w:ascii="Times New Roman" w:hAnsi="Times New Roman" w:cs="Times New Roman"/>
          <w:sz w:val="24"/>
        </w:rPr>
        <w:t>.</w:t>
      </w:r>
    </w:p>
    <w:p w14:paraId="007F0E35" w14:textId="77777777" w:rsidR="000322E5" w:rsidRPr="000322E5" w:rsidRDefault="000322E5" w:rsidP="000322E5">
      <w:pPr>
        <w:pStyle w:val="Bibliography"/>
        <w:rPr>
          <w:rFonts w:ascii="Times New Roman" w:hAnsi="Times New Roman" w:cs="Times New Roman"/>
          <w:sz w:val="24"/>
        </w:rPr>
      </w:pPr>
      <w:r w:rsidRPr="000322E5">
        <w:rPr>
          <w:rFonts w:ascii="Times New Roman" w:hAnsi="Times New Roman" w:cs="Times New Roman"/>
          <w:sz w:val="24"/>
        </w:rPr>
        <w:t xml:space="preserve">White, T.D., Carlisle, A.B., Kroodsma, D.A., Block, B.A., Casagrandi, R., De Leo, G.A., Gatto, M., Micheli, F. &amp; McCauley, D.J. (2017). Assessing the effectiveness of a large marine protected area for reef shark conservation. </w:t>
      </w:r>
      <w:r w:rsidRPr="000322E5">
        <w:rPr>
          <w:rFonts w:ascii="Times New Roman" w:hAnsi="Times New Roman" w:cs="Times New Roman"/>
          <w:i/>
          <w:iCs/>
          <w:sz w:val="24"/>
        </w:rPr>
        <w:t>Biol. Conserv.</w:t>
      </w:r>
      <w:r w:rsidRPr="000322E5">
        <w:rPr>
          <w:rFonts w:ascii="Times New Roman" w:hAnsi="Times New Roman" w:cs="Times New Roman"/>
          <w:sz w:val="24"/>
        </w:rPr>
        <w:t>, 207, 64–71.</w:t>
      </w:r>
    </w:p>
    <w:p w14:paraId="2550C8E5" w14:textId="77777777" w:rsidR="000322E5" w:rsidRPr="000322E5" w:rsidRDefault="000322E5" w:rsidP="000322E5">
      <w:pPr>
        <w:pStyle w:val="Bibliography"/>
        <w:rPr>
          <w:rFonts w:ascii="Times New Roman" w:hAnsi="Times New Roman" w:cs="Times New Roman"/>
          <w:sz w:val="24"/>
        </w:rPr>
      </w:pPr>
      <w:r w:rsidRPr="000322E5">
        <w:rPr>
          <w:rFonts w:ascii="Times New Roman" w:hAnsi="Times New Roman" w:cs="Times New Roman"/>
          <w:sz w:val="24"/>
        </w:rPr>
        <w:t xml:space="preserve">Wilhelm, T. ’Aulani, Sheppard, C.R.C., Sheppard, A.L.S., Gaymer, C.F., Parks, J., Wagner, D. &amp; Lewis, N. (2014). Large marine protected areas – advantages and challenges of going big. </w:t>
      </w:r>
      <w:r w:rsidRPr="000322E5">
        <w:rPr>
          <w:rFonts w:ascii="Times New Roman" w:hAnsi="Times New Roman" w:cs="Times New Roman"/>
          <w:i/>
          <w:iCs/>
          <w:sz w:val="24"/>
        </w:rPr>
        <w:t>Aquat. Conserv. Mar. Freshw. Ecosyst.</w:t>
      </w:r>
      <w:r w:rsidRPr="000322E5">
        <w:rPr>
          <w:rFonts w:ascii="Times New Roman" w:hAnsi="Times New Roman" w:cs="Times New Roman"/>
          <w:sz w:val="24"/>
        </w:rPr>
        <w:t>, 24, 24–30.</w:t>
      </w:r>
    </w:p>
    <w:p w14:paraId="40D55DB6" w14:textId="3630B2AA" w:rsidR="00116019" w:rsidRPr="003D6825" w:rsidRDefault="003D6825" w:rsidP="00B95C56">
      <w:pPr>
        <w:spacing w:line="480" w:lineRule="auto"/>
        <w:rPr>
          <w:rFonts w:ascii="Times New Roman" w:hAnsi="Times New Roman" w:cs="Times New Roman"/>
          <w:sz w:val="24"/>
          <w:szCs w:val="24"/>
        </w:rPr>
      </w:pPr>
      <w:r>
        <w:rPr>
          <w:rFonts w:ascii="Times New Roman" w:hAnsi="Times New Roman" w:cs="Times New Roman"/>
          <w:sz w:val="24"/>
          <w:szCs w:val="24"/>
        </w:rPr>
        <w:fldChar w:fldCharType="end"/>
      </w:r>
    </w:p>
    <w:p w14:paraId="231A24F5" w14:textId="1013DFD2" w:rsidR="00826413" w:rsidRDefault="00826413" w:rsidP="00826413">
      <w:pPr>
        <w:spacing w:after="0" w:line="480" w:lineRule="auto"/>
        <w:rPr>
          <w:rFonts w:ascii="Times New Roman" w:hAnsi="Times New Roman" w:cs="Times New Roman"/>
          <w:b/>
          <w:sz w:val="24"/>
          <w:szCs w:val="24"/>
          <w:u w:val="single"/>
        </w:rPr>
      </w:pPr>
      <w:r>
        <w:rPr>
          <w:rFonts w:ascii="Times New Roman" w:hAnsi="Times New Roman" w:cs="Times New Roman"/>
          <w:b/>
          <w:sz w:val="24"/>
          <w:szCs w:val="24"/>
        </w:rPr>
        <w:t>SUPPLEMENTARY MATERIALS</w:t>
      </w:r>
    </w:p>
    <w:p w14:paraId="67934AB7" w14:textId="51268E6A" w:rsidR="00493907" w:rsidRDefault="00493907" w:rsidP="00493907">
      <w:pPr>
        <w:spacing w:after="0" w:line="480" w:lineRule="auto"/>
        <w:rPr>
          <w:ins w:id="32" w:author="Tiffany 🐬 Ong" w:date="2019-01-21T17:48:00Z"/>
          <w:rFonts w:ascii="Times New Roman" w:hAnsi="Times New Roman" w:cs="Times New Roman"/>
          <w:b/>
          <w:sz w:val="24"/>
          <w:szCs w:val="24"/>
        </w:rPr>
      </w:pPr>
      <w:ins w:id="33" w:author="Tiffany 🐬 Ong" w:date="2019-01-21T17:48:00Z">
        <w:r w:rsidRPr="00330781">
          <w:rPr>
            <w:rFonts w:ascii="Times New Roman" w:hAnsi="Times New Roman" w:cs="Times New Roman"/>
            <w:b/>
            <w:sz w:val="24"/>
            <w:szCs w:val="24"/>
          </w:rPr>
          <w:t>Figure of all</w:t>
        </w:r>
        <w:r>
          <w:rPr>
            <w:rFonts w:ascii="Times New Roman" w:hAnsi="Times New Roman" w:cs="Times New Roman"/>
            <w:b/>
            <w:sz w:val="24"/>
            <w:szCs w:val="24"/>
          </w:rPr>
          <w:t xml:space="preserve"> 6 MPAs 1 year before and after no-take implementation, not area controlled</w:t>
        </w:r>
      </w:ins>
      <w:ins w:id="34" w:author="Tiffany 🐬 Ong" w:date="2019-01-21T18:04:00Z">
        <w:r w:rsidR="00515AC8">
          <w:rPr>
            <w:rFonts w:ascii="Times New Roman" w:hAnsi="Times New Roman" w:cs="Times New Roman"/>
            <w:b/>
            <w:sz w:val="24"/>
            <w:szCs w:val="24"/>
          </w:rPr>
          <w:t xml:space="preserve"> (1/20)</w:t>
        </w:r>
      </w:ins>
    </w:p>
    <w:p w14:paraId="526001A4" w14:textId="3D96036E" w:rsidR="00330781" w:rsidRDefault="00493907" w:rsidP="00826413">
      <w:pPr>
        <w:spacing w:after="0" w:line="480" w:lineRule="auto"/>
        <w:rPr>
          <w:rFonts w:ascii="Times New Roman" w:hAnsi="Times New Roman" w:cs="Times New Roman"/>
          <w:b/>
          <w:sz w:val="24"/>
          <w:szCs w:val="24"/>
        </w:rPr>
      </w:pPr>
      <w:ins w:id="35" w:author="Tiffany 🐬 Ong" w:date="2019-01-21T17:48:00Z">
        <w:r>
          <w:rPr>
            <w:rFonts w:ascii="Times New Roman" w:hAnsi="Times New Roman" w:cs="Times New Roman"/>
            <w:i/>
            <w:noProof/>
            <w:sz w:val="24"/>
            <w:szCs w:val="24"/>
            <w:rPrChange w:id="36" w:author="Unknown">
              <w:rPr>
                <w:noProof/>
              </w:rPr>
            </w:rPrChange>
          </w:rPr>
          <w:lastRenderedPageBreak/>
          <w:drawing>
            <wp:inline distT="0" distB="0" distL="0" distR="0" wp14:anchorId="3F0E61DC" wp14:editId="5946C930">
              <wp:extent cx="5486400" cy="2955925"/>
              <wp:effectExtent l="0" t="0" r="0" b="0"/>
              <wp:docPr id="5" name="Picture 5" descr="Macintosh HD:Users:tiffanyong:Documents:GitHub:gfw4:Figures:monthly_scatterplot:monthly_cumulative:5 MPAs with dashed l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iffanyong:Documents:GitHub:gfw4:Figures:monthly_scatterplot:monthly_cumulative:5 MPAs with dashed lin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955925"/>
                      </a:xfrm>
                      <a:prstGeom prst="rect">
                        <a:avLst/>
                      </a:prstGeom>
                      <a:noFill/>
                      <a:ln>
                        <a:noFill/>
                      </a:ln>
                    </pic:spPr>
                  </pic:pic>
                </a:graphicData>
              </a:graphic>
            </wp:inline>
          </w:drawing>
        </w:r>
      </w:ins>
    </w:p>
    <w:p w14:paraId="57DA99F0" w14:textId="67726205" w:rsidR="00493907" w:rsidRDefault="00493907" w:rsidP="00493907">
      <w:pPr>
        <w:spacing w:after="0" w:line="480" w:lineRule="auto"/>
        <w:rPr>
          <w:ins w:id="37" w:author="Tiffany 🐬 Ong" w:date="2019-01-21T17:48:00Z"/>
          <w:rFonts w:ascii="Times New Roman" w:hAnsi="Times New Roman" w:cs="Times New Roman"/>
          <w:b/>
          <w:sz w:val="24"/>
          <w:szCs w:val="24"/>
        </w:rPr>
      </w:pPr>
      <w:ins w:id="38" w:author="Tiffany 🐬 Ong" w:date="2019-01-21T17:48:00Z">
        <w:r>
          <w:rPr>
            <w:rFonts w:ascii="Times New Roman" w:hAnsi="Times New Roman" w:cs="Times New Roman"/>
            <w:b/>
            <w:sz w:val="24"/>
            <w:szCs w:val="24"/>
          </w:rPr>
          <w:t>Figure of trends before area</w:t>
        </w:r>
        <w:r w:rsidR="008B0C2D">
          <w:rPr>
            <w:rFonts w:ascii="Times New Roman" w:hAnsi="Times New Roman" w:cs="Times New Roman"/>
            <w:b/>
            <w:sz w:val="24"/>
            <w:szCs w:val="24"/>
          </w:rPr>
          <w:t xml:space="preserve"> correction</w:t>
        </w:r>
      </w:ins>
      <w:ins w:id="39" w:author="Tiffany 🐬 Ong" w:date="2019-01-21T18:04:00Z">
        <w:r w:rsidR="00515AC8">
          <w:rPr>
            <w:rFonts w:ascii="Times New Roman" w:hAnsi="Times New Roman" w:cs="Times New Roman"/>
            <w:b/>
            <w:sz w:val="24"/>
            <w:szCs w:val="24"/>
          </w:rPr>
          <w:t xml:space="preserve"> (1/20)</w:t>
        </w:r>
      </w:ins>
    </w:p>
    <w:p w14:paraId="063E1B47" w14:textId="77777777" w:rsidR="0002464B" w:rsidRDefault="0002464B" w:rsidP="00826413">
      <w:pPr>
        <w:spacing w:after="0" w:line="480" w:lineRule="auto"/>
        <w:rPr>
          <w:rFonts w:ascii="Times New Roman" w:hAnsi="Times New Roman" w:cs="Times New Roman"/>
          <w:b/>
          <w:sz w:val="24"/>
          <w:szCs w:val="24"/>
        </w:rPr>
      </w:pPr>
    </w:p>
    <w:p w14:paraId="09079FBA" w14:textId="42FA36ED" w:rsidR="0002464B" w:rsidRDefault="008B0C2D" w:rsidP="00826413">
      <w:pPr>
        <w:spacing w:after="0" w:line="480" w:lineRule="auto"/>
        <w:rPr>
          <w:rFonts w:ascii="Times New Roman" w:hAnsi="Times New Roman" w:cs="Times New Roman"/>
          <w:b/>
          <w:sz w:val="24"/>
          <w:szCs w:val="24"/>
        </w:rPr>
      </w:pPr>
      <w:ins w:id="40" w:author="Tiffany 🐬 Ong" w:date="2019-01-21T17:59:00Z">
        <w:r>
          <w:rPr>
            <w:rFonts w:ascii="Times New Roman" w:hAnsi="Times New Roman" w:cs="Times New Roman"/>
            <w:b/>
            <w:noProof/>
            <w:sz w:val="24"/>
            <w:szCs w:val="24"/>
            <w:rPrChange w:id="41" w:author="Unknown">
              <w:rPr>
                <w:noProof/>
              </w:rPr>
            </w:rPrChange>
          </w:rPr>
          <w:drawing>
            <wp:inline distT="0" distB="0" distL="0" distR="0" wp14:anchorId="61E29D3F" wp14:editId="72ABC6E5">
              <wp:extent cx="5486400" cy="2955925"/>
              <wp:effectExtent l="0" t="0" r="0" b="0"/>
              <wp:docPr id="7" name="Picture 7" descr="Macintosh HD:Users:tiffanyong:Documents:GitHub:gfw4:Figures:Final_Figures:Figure3WithTitleNO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tiffanyong:Documents:GitHub:gfw4:Figures:Final_Figures:Figure3WithTitleNOCONTRO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955925"/>
                      </a:xfrm>
                      <a:prstGeom prst="rect">
                        <a:avLst/>
                      </a:prstGeom>
                      <a:noFill/>
                      <a:ln>
                        <a:noFill/>
                      </a:ln>
                    </pic:spPr>
                  </pic:pic>
                </a:graphicData>
              </a:graphic>
            </wp:inline>
          </w:drawing>
        </w:r>
      </w:ins>
    </w:p>
    <w:p w14:paraId="2F8F9B15" w14:textId="77777777" w:rsidR="0002464B" w:rsidRDefault="0002464B" w:rsidP="00826413">
      <w:pPr>
        <w:spacing w:after="0" w:line="480" w:lineRule="auto"/>
        <w:rPr>
          <w:rFonts w:ascii="Times New Roman" w:hAnsi="Times New Roman" w:cs="Times New Roman"/>
          <w:b/>
          <w:sz w:val="24"/>
          <w:szCs w:val="24"/>
        </w:rPr>
      </w:pPr>
    </w:p>
    <w:p w14:paraId="62236398" w14:textId="77E6D86D" w:rsidR="00493907" w:rsidRDefault="00493907" w:rsidP="00493907">
      <w:pPr>
        <w:spacing w:after="0" w:line="480" w:lineRule="auto"/>
        <w:rPr>
          <w:ins w:id="42" w:author="Tiffany 🐬 Ong" w:date="2019-01-21T17:48:00Z"/>
          <w:rFonts w:ascii="Times New Roman" w:hAnsi="Times New Roman" w:cs="Times New Roman"/>
          <w:b/>
          <w:sz w:val="24"/>
          <w:szCs w:val="24"/>
        </w:rPr>
      </w:pPr>
      <w:ins w:id="43" w:author="Tiffany 🐬 Ong" w:date="2019-01-21T17:48:00Z">
        <w:r>
          <w:rPr>
            <w:rFonts w:ascii="Times New Roman" w:hAnsi="Times New Roman" w:cs="Times New Roman"/>
            <w:b/>
            <w:sz w:val="24"/>
            <w:szCs w:val="24"/>
          </w:rPr>
          <w:t>Shark Sanctuary fishing effort 1/14-1/18</w:t>
        </w:r>
      </w:ins>
      <w:ins w:id="44" w:author="Tiffany 🐬 Ong" w:date="2019-01-21T18:04:00Z">
        <w:r w:rsidR="00515AC8">
          <w:rPr>
            <w:rFonts w:ascii="Times New Roman" w:hAnsi="Times New Roman" w:cs="Times New Roman"/>
            <w:b/>
            <w:sz w:val="24"/>
            <w:szCs w:val="24"/>
          </w:rPr>
          <w:t xml:space="preserve"> (1/20)</w:t>
        </w:r>
      </w:ins>
    </w:p>
    <w:p w14:paraId="5674B2AD" w14:textId="47968502" w:rsidR="00330781" w:rsidRDefault="00493907" w:rsidP="00826413">
      <w:pPr>
        <w:spacing w:after="0" w:line="480" w:lineRule="auto"/>
        <w:rPr>
          <w:rFonts w:ascii="Times New Roman" w:hAnsi="Times New Roman" w:cs="Times New Roman"/>
          <w:b/>
          <w:sz w:val="24"/>
          <w:szCs w:val="24"/>
        </w:rPr>
      </w:pPr>
      <w:ins w:id="45" w:author="Tiffany 🐬 Ong" w:date="2019-01-21T17:48:00Z">
        <w:r>
          <w:rPr>
            <w:rFonts w:ascii="Times New Roman" w:hAnsi="Times New Roman" w:cs="Times New Roman"/>
            <w:b/>
            <w:noProof/>
            <w:sz w:val="24"/>
            <w:szCs w:val="24"/>
            <w:rPrChange w:id="46" w:author="Unknown">
              <w:rPr>
                <w:noProof/>
              </w:rPr>
            </w:rPrChange>
          </w:rPr>
          <w:lastRenderedPageBreak/>
          <w:drawing>
            <wp:inline distT="0" distB="0" distL="0" distR="0" wp14:anchorId="74798859" wp14:editId="12866976">
              <wp:extent cx="5486400" cy="2062480"/>
              <wp:effectExtent l="0" t="0" r="0" b="0"/>
              <wp:docPr id="6" name="Picture 6" descr="Macintosh HD:Users:tiffanyong:Documents:GitHub:gfw4:Figures:CONTROL_EEZs_4YEAR:eezs_plotted_together:Running_Avg:SHARK SANCTU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tiffanyong:Documents:GitHub:gfw4:Figures:CONTROL_EEZs_4YEAR:eezs_plotted_together:Running_Avg:SHARK SANCTUAR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062480"/>
                      </a:xfrm>
                      <a:prstGeom prst="rect">
                        <a:avLst/>
                      </a:prstGeom>
                      <a:noFill/>
                      <a:ln>
                        <a:noFill/>
                      </a:ln>
                    </pic:spPr>
                  </pic:pic>
                </a:graphicData>
              </a:graphic>
            </wp:inline>
          </w:drawing>
        </w:r>
      </w:ins>
    </w:p>
    <w:p w14:paraId="0450CD35" w14:textId="77777777" w:rsidR="00330781" w:rsidRPr="00330781" w:rsidRDefault="00330781" w:rsidP="00826413">
      <w:pPr>
        <w:spacing w:after="0" w:line="480" w:lineRule="auto"/>
        <w:rPr>
          <w:rFonts w:ascii="Times New Roman" w:hAnsi="Times New Roman" w:cs="Times New Roman"/>
          <w:b/>
          <w:sz w:val="24"/>
          <w:szCs w:val="24"/>
        </w:rPr>
      </w:pPr>
    </w:p>
    <w:p w14:paraId="5686E712" w14:textId="77777777" w:rsidR="00B048DB" w:rsidRDefault="00B048DB" w:rsidP="00B048DB">
      <w:pPr>
        <w:spacing w:after="0" w:line="480" w:lineRule="auto"/>
        <w:rPr>
          <w:rFonts w:ascii="Times New Roman" w:hAnsi="Times New Roman" w:cs="Times New Roman"/>
          <w:sz w:val="24"/>
          <w:szCs w:val="24"/>
        </w:rPr>
      </w:pPr>
    </w:p>
    <w:p w14:paraId="105B70B6" w14:textId="77777777" w:rsidR="00B048DB" w:rsidRDefault="00B048DB" w:rsidP="00B048DB">
      <w:pPr>
        <w:spacing w:after="0" w:line="480" w:lineRule="auto"/>
        <w:rPr>
          <w:rFonts w:ascii="Times New Roman" w:hAnsi="Times New Roman" w:cs="Times New Roman"/>
          <w:sz w:val="24"/>
          <w:szCs w:val="24"/>
        </w:rPr>
      </w:pPr>
      <w:r>
        <w:rPr>
          <w:rFonts w:ascii="Times New Roman" w:hAnsi="Times New Roman" w:cs="Times New Roman"/>
          <w:sz w:val="24"/>
          <w:szCs w:val="24"/>
        </w:rPr>
        <w:t>References:</w:t>
      </w:r>
    </w:p>
    <w:p w14:paraId="1EFFC16C" w14:textId="77777777" w:rsidR="00B048DB" w:rsidRPr="00D0355B" w:rsidRDefault="00B048DB" w:rsidP="00B048DB">
      <w:pPr>
        <w:pStyle w:val="ListParagraph"/>
        <w:numPr>
          <w:ilvl w:val="0"/>
          <w:numId w:val="12"/>
        </w:numPr>
        <w:spacing w:after="0" w:line="480" w:lineRule="auto"/>
        <w:rPr>
          <w:rFonts w:ascii="Times New Roman" w:hAnsi="Times New Roman" w:cs="Times New Roman"/>
          <w:sz w:val="24"/>
          <w:szCs w:val="24"/>
        </w:rPr>
      </w:pPr>
      <w:r w:rsidRPr="00D0355B">
        <w:rPr>
          <w:rFonts w:ascii="Times New Roman" w:hAnsi="Times New Roman" w:cs="Times New Roman"/>
          <w:sz w:val="24"/>
          <w:szCs w:val="24"/>
        </w:rPr>
        <w:t xml:space="preserve">Large MPAs are tough to enforce (De Santo 2013, </w:t>
      </w:r>
      <w:proofErr w:type="spellStart"/>
      <w:r w:rsidRPr="00D0355B">
        <w:rPr>
          <w:rFonts w:ascii="Times New Roman" w:hAnsi="Times New Roman" w:cs="Times New Roman"/>
          <w:sz w:val="24"/>
          <w:szCs w:val="24"/>
        </w:rPr>
        <w:t>Leenhardt</w:t>
      </w:r>
      <w:proofErr w:type="spellEnd"/>
      <w:r w:rsidRPr="00D0355B">
        <w:rPr>
          <w:rFonts w:ascii="Times New Roman" w:hAnsi="Times New Roman" w:cs="Times New Roman"/>
          <w:sz w:val="24"/>
          <w:szCs w:val="24"/>
        </w:rPr>
        <w:t xml:space="preserve"> et al. 2013</w:t>
      </w:r>
      <w:r>
        <w:rPr>
          <w:rFonts w:ascii="Times New Roman" w:hAnsi="Times New Roman" w:cs="Times New Roman"/>
          <w:sz w:val="24"/>
          <w:szCs w:val="24"/>
        </w:rPr>
        <w:t>, Wilhelm et al. 2014, Pala 2013, Jones and De Santo 2016</w:t>
      </w:r>
      <w:r w:rsidRPr="00D0355B">
        <w:rPr>
          <w:rFonts w:ascii="Times New Roman" w:hAnsi="Times New Roman" w:cs="Times New Roman"/>
          <w:sz w:val="24"/>
          <w:szCs w:val="24"/>
        </w:rPr>
        <w:t>)</w:t>
      </w:r>
    </w:p>
    <w:p w14:paraId="54AC14C4" w14:textId="77777777" w:rsidR="00B048DB" w:rsidRDefault="00B048DB" w:rsidP="00B048DB">
      <w:pPr>
        <w:pStyle w:val="ListParagraph"/>
        <w:numPr>
          <w:ilvl w:val="0"/>
          <w:numId w:val="12"/>
        </w:numPr>
        <w:spacing w:after="0" w:line="480" w:lineRule="auto"/>
        <w:rPr>
          <w:rFonts w:ascii="Times New Roman" w:hAnsi="Times New Roman" w:cs="Times New Roman"/>
          <w:sz w:val="24"/>
          <w:szCs w:val="24"/>
        </w:rPr>
      </w:pPr>
      <w:r w:rsidRPr="00D0355B">
        <w:rPr>
          <w:rFonts w:ascii="Times New Roman" w:hAnsi="Times New Roman" w:cs="Times New Roman"/>
          <w:sz w:val="24"/>
          <w:szCs w:val="24"/>
        </w:rPr>
        <w:t>Remote zones have little human</w:t>
      </w:r>
      <w:r>
        <w:rPr>
          <w:rFonts w:ascii="Times New Roman" w:hAnsi="Times New Roman" w:cs="Times New Roman"/>
          <w:sz w:val="24"/>
          <w:szCs w:val="24"/>
        </w:rPr>
        <w:t xml:space="preserve"> </w:t>
      </w:r>
      <w:proofErr w:type="gramStart"/>
      <w:r>
        <w:rPr>
          <w:rFonts w:ascii="Times New Roman" w:hAnsi="Times New Roman" w:cs="Times New Roman"/>
          <w:sz w:val="24"/>
          <w:szCs w:val="24"/>
        </w:rPr>
        <w:t>impacts</w:t>
      </w:r>
      <w:proofErr w:type="gramEnd"/>
      <w:r>
        <w:rPr>
          <w:rFonts w:ascii="Times New Roman" w:hAnsi="Times New Roman" w:cs="Times New Roman"/>
          <w:sz w:val="24"/>
          <w:szCs w:val="24"/>
        </w:rPr>
        <w:t xml:space="preserve"> so we should protect them (Nelson and </w:t>
      </w:r>
      <w:proofErr w:type="spellStart"/>
      <w:r>
        <w:rPr>
          <w:rFonts w:ascii="Times New Roman" w:hAnsi="Times New Roman" w:cs="Times New Roman"/>
          <w:sz w:val="24"/>
          <w:szCs w:val="24"/>
        </w:rPr>
        <w:t>Bradner</w:t>
      </w:r>
      <w:proofErr w:type="spellEnd"/>
      <w:r>
        <w:rPr>
          <w:rFonts w:ascii="Times New Roman" w:hAnsi="Times New Roman" w:cs="Times New Roman"/>
          <w:sz w:val="24"/>
          <w:szCs w:val="24"/>
        </w:rPr>
        <w:t xml:space="preserve"> 2010, Singleton and Roberts 2014,</w:t>
      </w:r>
      <w:r w:rsidRPr="00D0355B">
        <w:rPr>
          <w:rFonts w:ascii="Times New Roman" w:hAnsi="Times New Roman" w:cs="Times New Roman"/>
          <w:sz w:val="24"/>
          <w:szCs w:val="24"/>
        </w:rPr>
        <w:t xml:space="preserve"> </w:t>
      </w:r>
      <w:proofErr w:type="spellStart"/>
      <w:r>
        <w:rPr>
          <w:rFonts w:ascii="Times New Roman" w:hAnsi="Times New Roman" w:cs="Times New Roman"/>
          <w:sz w:val="24"/>
          <w:szCs w:val="24"/>
        </w:rPr>
        <w:t>Toonen</w:t>
      </w:r>
      <w:proofErr w:type="spellEnd"/>
      <w:r>
        <w:rPr>
          <w:rFonts w:ascii="Times New Roman" w:hAnsi="Times New Roman" w:cs="Times New Roman"/>
          <w:sz w:val="24"/>
          <w:szCs w:val="24"/>
        </w:rPr>
        <w:t xml:space="preserve"> et al. 2013, Wilhelm et al. 2014, O’Leary 2018, Pala 2013). Gross 2018 alludes to low impacts in remote zones</w:t>
      </w:r>
    </w:p>
    <w:p w14:paraId="68A57672" w14:textId="77777777" w:rsidR="00B048DB" w:rsidRDefault="00B048DB" w:rsidP="00B048DB">
      <w:pPr>
        <w:pStyle w:val="ListParagraph"/>
        <w:numPr>
          <w:ilvl w:val="0"/>
          <w:numId w:val="12"/>
        </w:numPr>
        <w:spacing w:after="0" w:line="480" w:lineRule="auto"/>
        <w:rPr>
          <w:rFonts w:ascii="Times New Roman" w:hAnsi="Times New Roman" w:cs="Times New Roman"/>
          <w:sz w:val="24"/>
          <w:szCs w:val="24"/>
        </w:rPr>
      </w:pPr>
      <w:r>
        <w:rPr>
          <w:rFonts w:ascii="Times New Roman" w:hAnsi="Times New Roman" w:cs="Times New Roman"/>
          <w:sz w:val="24"/>
          <w:szCs w:val="24"/>
        </w:rPr>
        <w:t>Large MPAs will not reduce catch but merely displace effort by moving boats around (Wilhelm et al. 2014)</w:t>
      </w:r>
    </w:p>
    <w:p w14:paraId="2EBDEC0D" w14:textId="77777777" w:rsidR="00B048DB" w:rsidRDefault="00B048DB" w:rsidP="00B048DB">
      <w:pPr>
        <w:pStyle w:val="ListParagraph"/>
        <w:numPr>
          <w:ilvl w:val="0"/>
          <w:numId w:val="12"/>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Remote zones have little </w:t>
      </w:r>
      <w:proofErr w:type="gramStart"/>
      <w:r>
        <w:rPr>
          <w:rFonts w:ascii="Times New Roman" w:hAnsi="Times New Roman" w:cs="Times New Roman"/>
          <w:sz w:val="24"/>
          <w:szCs w:val="24"/>
        </w:rPr>
        <w:t>impacts</w:t>
      </w:r>
      <w:proofErr w:type="gramEnd"/>
      <w:r>
        <w:rPr>
          <w:rFonts w:ascii="Times New Roman" w:hAnsi="Times New Roman" w:cs="Times New Roman"/>
          <w:sz w:val="24"/>
          <w:szCs w:val="24"/>
        </w:rPr>
        <w:t xml:space="preserve"> so we should </w:t>
      </w:r>
      <w:r>
        <w:rPr>
          <w:rFonts w:ascii="Times New Roman" w:hAnsi="Times New Roman" w:cs="Times New Roman"/>
          <w:i/>
          <w:sz w:val="24"/>
          <w:szCs w:val="24"/>
          <w:u w:val="single"/>
        </w:rPr>
        <w:t>not</w:t>
      </w:r>
      <w:r>
        <w:rPr>
          <w:rFonts w:ascii="Times New Roman" w:hAnsi="Times New Roman" w:cs="Times New Roman"/>
          <w:sz w:val="24"/>
          <w:szCs w:val="24"/>
        </w:rPr>
        <w:t xml:space="preserve"> protect them (</w:t>
      </w:r>
      <w:proofErr w:type="spellStart"/>
      <w:r>
        <w:rPr>
          <w:rFonts w:ascii="Times New Roman" w:hAnsi="Times New Roman" w:cs="Times New Roman"/>
          <w:sz w:val="24"/>
          <w:szCs w:val="24"/>
        </w:rPr>
        <w:t>Devillers</w:t>
      </w:r>
      <w:proofErr w:type="spellEnd"/>
      <w:r>
        <w:rPr>
          <w:rFonts w:ascii="Times New Roman" w:hAnsi="Times New Roman" w:cs="Times New Roman"/>
          <w:sz w:val="24"/>
          <w:szCs w:val="24"/>
        </w:rPr>
        <w:t xml:space="preserve"> 2014, </w:t>
      </w:r>
      <w:proofErr w:type="spellStart"/>
      <w:r>
        <w:rPr>
          <w:rFonts w:ascii="Times New Roman" w:hAnsi="Times New Roman" w:cs="Times New Roman"/>
          <w:sz w:val="24"/>
          <w:szCs w:val="24"/>
        </w:rPr>
        <w:t>Magris</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Pressey</w:t>
      </w:r>
      <w:proofErr w:type="spellEnd"/>
      <w:r>
        <w:rPr>
          <w:rFonts w:ascii="Times New Roman" w:hAnsi="Times New Roman" w:cs="Times New Roman"/>
          <w:sz w:val="24"/>
          <w:szCs w:val="24"/>
        </w:rPr>
        <w:t xml:space="preserve"> 2018)</w:t>
      </w:r>
    </w:p>
    <w:p w14:paraId="47157322" w14:textId="77777777" w:rsidR="00B048DB" w:rsidRDefault="00B048DB" w:rsidP="00B048DB">
      <w:pPr>
        <w:pStyle w:val="ListParagraph"/>
        <w:numPr>
          <w:ilvl w:val="0"/>
          <w:numId w:val="12"/>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Large MPAs help </w:t>
      </w:r>
      <w:r>
        <w:rPr>
          <w:rFonts w:ascii="Times New Roman" w:hAnsi="Times New Roman" w:cs="Times New Roman"/>
          <w:i/>
          <w:sz w:val="24"/>
          <w:szCs w:val="24"/>
        </w:rPr>
        <w:t>reduce</w:t>
      </w:r>
      <w:r>
        <w:rPr>
          <w:rFonts w:ascii="Times New Roman" w:hAnsi="Times New Roman" w:cs="Times New Roman"/>
          <w:sz w:val="24"/>
          <w:szCs w:val="24"/>
        </w:rPr>
        <w:t xml:space="preserve"> fishing (Pala 2013, </w:t>
      </w:r>
      <w:proofErr w:type="spellStart"/>
      <w:r>
        <w:rPr>
          <w:rFonts w:ascii="Times New Roman" w:hAnsi="Times New Roman" w:cs="Times New Roman"/>
          <w:sz w:val="24"/>
          <w:szCs w:val="24"/>
        </w:rPr>
        <w:t>Toonen</w:t>
      </w:r>
      <w:proofErr w:type="spellEnd"/>
      <w:r>
        <w:rPr>
          <w:rFonts w:ascii="Times New Roman" w:hAnsi="Times New Roman" w:cs="Times New Roman"/>
          <w:sz w:val="24"/>
          <w:szCs w:val="24"/>
        </w:rPr>
        <w:t xml:space="preserve"> et al. 2013)</w:t>
      </w:r>
    </w:p>
    <w:p w14:paraId="1CEEB2F9" w14:textId="77777777" w:rsidR="00B048DB" w:rsidRDefault="00B048DB" w:rsidP="00B048DB">
      <w:pPr>
        <w:pStyle w:val="ListParagraph"/>
        <w:numPr>
          <w:ilvl w:val="0"/>
          <w:numId w:val="12"/>
        </w:numPr>
        <w:spacing w:after="0" w:line="480" w:lineRule="auto"/>
        <w:rPr>
          <w:rFonts w:ascii="Times New Roman" w:hAnsi="Times New Roman" w:cs="Times New Roman"/>
          <w:sz w:val="24"/>
          <w:szCs w:val="24"/>
        </w:rPr>
      </w:pPr>
      <w:r>
        <w:rPr>
          <w:rFonts w:ascii="Times New Roman" w:hAnsi="Times New Roman" w:cs="Times New Roman"/>
          <w:sz w:val="24"/>
          <w:szCs w:val="24"/>
        </w:rPr>
        <w:t>Large MPAs are in remote regions to buffer against future declines (O’Leary 2018)</w:t>
      </w:r>
    </w:p>
    <w:p w14:paraId="0C54C936" w14:textId="77777777" w:rsidR="00B048DB" w:rsidRDefault="00B048DB" w:rsidP="00B048DB">
      <w:pPr>
        <w:pStyle w:val="ListParagraph"/>
        <w:numPr>
          <w:ilvl w:val="0"/>
          <w:numId w:val="12"/>
        </w:num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Contrary to common perception, large MPAs actually are subject to high levels of human impact (Davies et al. 2017).  Large MPAs attract increases in fishing effort that lead to overfishing prior in between MPA announcement and legal creation (McDermott et al. 2018). </w:t>
      </w:r>
    </w:p>
    <w:p w14:paraId="2BB7CC6C" w14:textId="77777777" w:rsidR="00B048DB" w:rsidRDefault="00B048DB" w:rsidP="00B048DB">
      <w:pPr>
        <w:pStyle w:val="ListParagraph"/>
        <w:numPr>
          <w:ilvl w:val="0"/>
          <w:numId w:val="12"/>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Aichi Target 10 is to </w:t>
      </w:r>
      <w:r w:rsidRPr="000069A3">
        <w:rPr>
          <w:rFonts w:ascii="Times New Roman" w:hAnsi="Times New Roman" w:cs="Times New Roman"/>
          <w:i/>
          <w:sz w:val="24"/>
          <w:szCs w:val="24"/>
        </w:rPr>
        <w:t>minimize</w:t>
      </w:r>
      <w:r>
        <w:rPr>
          <w:rFonts w:ascii="Times New Roman" w:hAnsi="Times New Roman" w:cs="Times New Roman"/>
          <w:sz w:val="24"/>
          <w:szCs w:val="24"/>
        </w:rPr>
        <w:t xml:space="preserve"> impacts of vulnerable ecosystems. Most large MPAs established in recent years do not fulfill this goal as impacts are beneficially locked in </w:t>
      </w:r>
      <w:proofErr w:type="spellStart"/>
      <w:r>
        <w:rPr>
          <w:rFonts w:ascii="Times New Roman" w:hAnsi="Times New Roman" w:cs="Times New Roman"/>
          <w:sz w:val="24"/>
          <w:szCs w:val="24"/>
        </w:rPr>
        <w:t>at</w:t>
      </w:r>
      <w:proofErr w:type="spellEnd"/>
      <w:r>
        <w:rPr>
          <w:rFonts w:ascii="Times New Roman" w:hAnsi="Times New Roman" w:cs="Times New Roman"/>
          <w:sz w:val="24"/>
          <w:szCs w:val="24"/>
        </w:rPr>
        <w:t xml:space="preserve"> already-low levels, though they are not </w:t>
      </w:r>
      <w:r>
        <w:rPr>
          <w:rFonts w:ascii="Times New Roman" w:hAnsi="Times New Roman" w:cs="Times New Roman"/>
          <w:i/>
          <w:sz w:val="24"/>
          <w:szCs w:val="24"/>
        </w:rPr>
        <w:t>reduced</w:t>
      </w:r>
      <w:r>
        <w:rPr>
          <w:rFonts w:ascii="Times New Roman" w:hAnsi="Times New Roman" w:cs="Times New Roman"/>
          <w:sz w:val="24"/>
          <w:szCs w:val="24"/>
        </w:rPr>
        <w:t>.</w:t>
      </w:r>
    </w:p>
    <w:p w14:paraId="452A20BA" w14:textId="77777777" w:rsidR="00B048DB" w:rsidRPr="00D0355B" w:rsidRDefault="00B048DB" w:rsidP="00B048DB">
      <w:pPr>
        <w:pStyle w:val="ListParagraph"/>
        <w:numPr>
          <w:ilvl w:val="1"/>
          <w:numId w:val="12"/>
        </w:numPr>
        <w:spacing w:after="0" w:line="480" w:lineRule="auto"/>
        <w:rPr>
          <w:rFonts w:ascii="Times New Roman" w:hAnsi="Times New Roman" w:cs="Times New Roman"/>
          <w:sz w:val="24"/>
          <w:szCs w:val="24"/>
        </w:rPr>
      </w:pPr>
      <w:r>
        <w:rPr>
          <w:rFonts w:ascii="Times New Roman" w:hAnsi="Times New Roman" w:cs="Times New Roman"/>
          <w:sz w:val="24"/>
          <w:szCs w:val="24"/>
        </w:rPr>
        <w:t>Target 11 is to protect 20% - this one will be helped by large MPAs (</w:t>
      </w:r>
      <w:proofErr w:type="spellStart"/>
      <w:r>
        <w:rPr>
          <w:rFonts w:ascii="Times New Roman" w:hAnsi="Times New Roman" w:cs="Times New Roman"/>
          <w:sz w:val="24"/>
          <w:szCs w:val="24"/>
        </w:rPr>
        <w:t>Toonen</w:t>
      </w:r>
      <w:proofErr w:type="spellEnd"/>
      <w:r>
        <w:rPr>
          <w:rFonts w:ascii="Times New Roman" w:hAnsi="Times New Roman" w:cs="Times New Roman"/>
          <w:sz w:val="24"/>
          <w:szCs w:val="24"/>
        </w:rPr>
        <w:t xml:space="preserve"> et al. 2013)</w:t>
      </w:r>
    </w:p>
    <w:p w14:paraId="7C366312" w14:textId="77777777" w:rsidR="00B048DB" w:rsidRDefault="00B048DB" w:rsidP="00B048DB">
      <w:pPr>
        <w:spacing w:after="0" w:line="480" w:lineRule="auto"/>
        <w:rPr>
          <w:rFonts w:ascii="Times New Roman" w:hAnsi="Times New Roman" w:cs="Times New Roman"/>
          <w:sz w:val="24"/>
          <w:szCs w:val="24"/>
        </w:rPr>
      </w:pPr>
    </w:p>
    <w:p w14:paraId="4D83B222" w14:textId="77777777" w:rsidR="00B048DB" w:rsidRDefault="00B048DB" w:rsidP="00B048DB">
      <w:pPr>
        <w:spacing w:after="0" w:line="480" w:lineRule="auto"/>
        <w:rPr>
          <w:rFonts w:ascii="Times New Roman" w:hAnsi="Times New Roman" w:cs="Times New Roman"/>
          <w:sz w:val="24"/>
          <w:szCs w:val="24"/>
        </w:rPr>
      </w:pPr>
    </w:p>
    <w:p w14:paraId="5055A149" w14:textId="77777777" w:rsidR="00B048DB" w:rsidRDefault="00B048DB" w:rsidP="00B048DB">
      <w:pPr>
        <w:spacing w:after="0" w:line="480" w:lineRule="auto"/>
        <w:rPr>
          <w:rFonts w:ascii="Times New Roman" w:hAnsi="Times New Roman" w:cs="Times New Roman"/>
          <w:sz w:val="24"/>
          <w:szCs w:val="24"/>
        </w:rPr>
      </w:pPr>
    </w:p>
    <w:p w14:paraId="00194CAF" w14:textId="77777777" w:rsidR="00B048DB" w:rsidRDefault="00B048DB" w:rsidP="00B048DB">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To cite: </w:t>
      </w:r>
    </w:p>
    <w:p w14:paraId="659F7CE9" w14:textId="77777777" w:rsidR="00B048DB" w:rsidRDefault="00B048DB" w:rsidP="00B048DB">
      <w:pPr>
        <w:pStyle w:val="ListParagraph"/>
        <w:numPr>
          <w:ilvl w:val="0"/>
          <w:numId w:val="11"/>
        </w:numPr>
        <w:spacing w:after="0" w:line="480" w:lineRule="auto"/>
        <w:rPr>
          <w:rFonts w:ascii="Times New Roman" w:hAnsi="Times New Roman" w:cs="Times New Roman"/>
          <w:sz w:val="24"/>
          <w:szCs w:val="24"/>
        </w:rPr>
      </w:pPr>
      <w:r w:rsidRPr="006008C5">
        <w:rPr>
          <w:rFonts w:ascii="Times New Roman" w:hAnsi="Times New Roman" w:cs="Times New Roman"/>
          <w:sz w:val="24"/>
          <w:szCs w:val="24"/>
        </w:rPr>
        <w:t>O’Leary et al. 2018 – percent of ocean in MPAs, common criticisms of large MPAs</w:t>
      </w:r>
    </w:p>
    <w:p w14:paraId="3287DE59" w14:textId="77777777" w:rsidR="00B048DB" w:rsidRDefault="00B048DB" w:rsidP="00B048DB">
      <w:pPr>
        <w:pStyle w:val="ListParagraph"/>
        <w:numPr>
          <w:ilvl w:val="0"/>
          <w:numId w:val="11"/>
        </w:numPr>
        <w:spacing w:after="0" w:line="480" w:lineRule="auto"/>
        <w:rPr>
          <w:rFonts w:ascii="Times New Roman" w:hAnsi="Times New Roman" w:cs="Times New Roman"/>
          <w:sz w:val="24"/>
          <w:szCs w:val="24"/>
        </w:rPr>
      </w:pPr>
      <w:r w:rsidRPr="006008C5">
        <w:rPr>
          <w:rFonts w:ascii="Times New Roman" w:hAnsi="Times New Roman" w:cs="Times New Roman"/>
          <w:sz w:val="24"/>
          <w:szCs w:val="24"/>
        </w:rPr>
        <w:t>Gross 2018 (Current Biology) news piece about the promise of new tech for monitoring MPAs, implies</w:t>
      </w:r>
      <w:r>
        <w:rPr>
          <w:rFonts w:ascii="Times New Roman" w:hAnsi="Times New Roman" w:cs="Times New Roman"/>
          <w:sz w:val="24"/>
          <w:szCs w:val="24"/>
        </w:rPr>
        <w:t xml:space="preserve"> that Pitcairn has low effort because it’s </w:t>
      </w:r>
      <w:proofErr w:type="gramStart"/>
      <w:r>
        <w:rPr>
          <w:rFonts w:ascii="Times New Roman" w:hAnsi="Times New Roman" w:cs="Times New Roman"/>
          <w:sz w:val="24"/>
          <w:szCs w:val="24"/>
        </w:rPr>
        <w:t>remote</w:t>
      </w:r>
      <w:proofErr w:type="gramEnd"/>
      <w:r>
        <w:rPr>
          <w:rFonts w:ascii="Times New Roman" w:hAnsi="Times New Roman" w:cs="Times New Roman"/>
          <w:sz w:val="24"/>
          <w:szCs w:val="24"/>
        </w:rPr>
        <w:t xml:space="preserve"> so we can cite this</w:t>
      </w:r>
    </w:p>
    <w:p w14:paraId="2169CC6F" w14:textId="77777777" w:rsidR="00B048DB" w:rsidRPr="006008C5" w:rsidRDefault="00B048DB" w:rsidP="00B048DB">
      <w:pPr>
        <w:pStyle w:val="ListParagraph"/>
        <w:numPr>
          <w:ilvl w:val="0"/>
          <w:numId w:val="11"/>
        </w:numPr>
        <w:spacing w:after="0" w:line="480" w:lineRule="auto"/>
        <w:rPr>
          <w:rFonts w:ascii="Times New Roman" w:hAnsi="Times New Roman" w:cs="Times New Roman"/>
          <w:sz w:val="24"/>
          <w:szCs w:val="24"/>
        </w:rPr>
      </w:pPr>
      <w:proofErr w:type="spellStart"/>
      <w:r>
        <w:rPr>
          <w:rFonts w:ascii="Times New Roman" w:hAnsi="Times New Roman" w:cs="Times New Roman"/>
          <w:sz w:val="24"/>
          <w:szCs w:val="24"/>
        </w:rPr>
        <w:t>Havice</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2013  -</w:t>
      </w:r>
      <w:proofErr w:type="gramEnd"/>
      <w:r>
        <w:rPr>
          <w:rFonts w:ascii="Times New Roman" w:hAnsi="Times New Roman" w:cs="Times New Roman"/>
          <w:sz w:val="24"/>
          <w:szCs w:val="24"/>
        </w:rPr>
        <w:t xml:space="preserve"> good overview of Nauru Agreement, which describes the sale of fishing rights to other nations. Also mention US Tuna Treaty which is how US buys Pacific fishing rights (as opposed to selling them). This may partially explain patterns of low effort in developed/Western EEZs of the tropical Pacific.</w:t>
      </w:r>
    </w:p>
    <w:p w14:paraId="00FB3DB8" w14:textId="35E33B49" w:rsidR="00826413" w:rsidRPr="00B95C56" w:rsidRDefault="00826413" w:rsidP="00B95C56">
      <w:pPr>
        <w:spacing w:line="480" w:lineRule="auto"/>
        <w:rPr>
          <w:rFonts w:ascii="Times New Roman" w:hAnsi="Times New Roman" w:cs="Times New Roman"/>
          <w:i/>
          <w:sz w:val="24"/>
          <w:szCs w:val="24"/>
        </w:rPr>
      </w:pPr>
      <w:bookmarkStart w:id="47" w:name="_GoBack"/>
      <w:bookmarkEnd w:id="47"/>
    </w:p>
    <w:sectPr w:rsidR="00826413" w:rsidRPr="00B95C56" w:rsidSect="0075741B">
      <w:footerReference w:type="even" r:id="rId20"/>
      <w:footerReference w:type="default" r:id="rId21"/>
      <w:pgSz w:w="12240" w:h="15840"/>
      <w:pgMar w:top="1440" w:right="1800" w:bottom="1440" w:left="180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Tim White" w:date="2018-10-16T16:21:00Z" w:initials="TW">
    <w:p w14:paraId="0E3772FB" w14:textId="3C7A4A54" w:rsidR="00935CB4" w:rsidRDefault="00935CB4">
      <w:pPr>
        <w:pStyle w:val="CommentText"/>
      </w:pPr>
      <w:r>
        <w:rPr>
          <w:rStyle w:val="CommentReference"/>
        </w:rPr>
        <w:annotationRef/>
      </w:r>
      <w:r>
        <w:t>Tiffany, can you look into this? I’ll take the two tasks above</w:t>
      </w:r>
    </w:p>
  </w:comment>
  <w:comment w:id="13" w:author="Timothy Daniel White" w:date="2019-02-20T13:14:00Z" w:initials="TDW">
    <w:p w14:paraId="6622ED2C" w14:textId="70341D07" w:rsidR="00935CB4" w:rsidRDefault="00935CB4">
      <w:pPr>
        <w:pStyle w:val="CommentText"/>
      </w:pPr>
      <w:r>
        <w:rPr>
          <w:rStyle w:val="CommentReference"/>
        </w:rPr>
        <w:annotationRef/>
      </w:r>
      <w:r>
        <w:t>We have two reds (pipa and papa), so Tiffany please change one MPA/control to a different color</w:t>
      </w:r>
    </w:p>
  </w:comment>
  <w:comment w:id="25" w:author="Tim White" w:date="2018-10-03T15:45:00Z" w:initials="TW">
    <w:p w14:paraId="270E013C" w14:textId="77777777" w:rsidR="00935CB4" w:rsidRDefault="00935CB4">
      <w:pPr>
        <w:pStyle w:val="CommentText"/>
      </w:pPr>
      <w:r>
        <w:rPr>
          <w:rStyle w:val="CommentReference"/>
        </w:rPr>
        <w:annotationRef/>
      </w:r>
      <w:r>
        <w:t xml:space="preserve">Changes to come include: </w:t>
      </w:r>
    </w:p>
    <w:p w14:paraId="5CDA8C8A" w14:textId="147728F5" w:rsidR="00935CB4" w:rsidRDefault="00935CB4" w:rsidP="00207478">
      <w:pPr>
        <w:pStyle w:val="CommentText"/>
      </w:pPr>
    </w:p>
    <w:p w14:paraId="3A6AEE36" w14:textId="381B9DEE" w:rsidR="00935CB4" w:rsidRDefault="00935CB4" w:rsidP="00207478">
      <w:pPr>
        <w:pStyle w:val="CommentText"/>
        <w:numPr>
          <w:ilvl w:val="0"/>
          <w:numId w:val="15"/>
        </w:numPr>
      </w:pPr>
      <w:r>
        <w:t xml:space="preserve">Adding </w:t>
      </w:r>
      <w:proofErr w:type="spellStart"/>
      <w:r>
        <w:t>colnames</w:t>
      </w:r>
      <w:proofErr w:type="spellEnd"/>
      <w:r>
        <w:t>, something like “before, after, difference”</w:t>
      </w:r>
    </w:p>
    <w:p w14:paraId="597AFFD7" w14:textId="30346499" w:rsidR="00935CB4" w:rsidRDefault="00935CB4">
      <w:pPr>
        <w:pStyle w:val="CommentText"/>
      </w:pPr>
    </w:p>
  </w:comment>
  <w:comment w:id="26" w:author="Tim White" w:date="2018-10-16T13:19:00Z" w:initials="TW">
    <w:p w14:paraId="7169E7D2" w14:textId="7CF911DA" w:rsidR="00935CB4" w:rsidRDefault="00935CB4">
      <w:pPr>
        <w:pStyle w:val="CommentText"/>
      </w:pPr>
      <w:r>
        <w:rPr>
          <w:rStyle w:val="CommentReference"/>
        </w:rPr>
        <w:annotationRef/>
      </w:r>
      <w:r>
        <w:t xml:space="preserve">TO DO: </w:t>
      </w:r>
    </w:p>
    <w:p w14:paraId="0725AA4D" w14:textId="71CED732" w:rsidR="00935CB4" w:rsidRDefault="00935CB4">
      <w:pPr>
        <w:pStyle w:val="CommentText"/>
      </w:pPr>
      <w:r>
        <w:t>- add Title “Fishing effort in large MPAs and nearby nations”</w:t>
      </w:r>
    </w:p>
    <w:p w14:paraId="1C2D365A" w14:textId="5C29731A" w:rsidR="00935CB4" w:rsidRDefault="00935CB4">
      <w:pPr>
        <w:pStyle w:val="CommentText"/>
      </w:pPr>
      <w:r>
        <w:t>- add capital letter labels for each of the 5 subpanel, top-left of panel</w:t>
      </w:r>
    </w:p>
  </w:comment>
  <w:comment w:id="29" w:author="Timothy Daniel White" w:date="2018-10-23T13:39:00Z" w:initials="TDW">
    <w:p w14:paraId="2348606F" w14:textId="412DF35C" w:rsidR="00935CB4" w:rsidRDefault="00935CB4">
      <w:pPr>
        <w:pStyle w:val="CommentText"/>
      </w:pPr>
      <w:r>
        <w:rPr>
          <w:rStyle w:val="CommentReference"/>
        </w:rPr>
        <w:annotationRef/>
      </w:r>
      <w:r>
        <w:t xml:space="preserve">TO ADD: table of large </w:t>
      </w:r>
      <w:proofErr w:type="spellStart"/>
      <w:r>
        <w:t>mpa</w:t>
      </w:r>
      <w:proofErr w:type="spellEnd"/>
      <w:r>
        <w:t xml:space="preserve"> names, country, sizes, date of establishment, and possibly % of total no-take area that the individual MPA comprises</w:t>
      </w:r>
    </w:p>
  </w:comment>
  <w:comment w:id="30" w:author="Timothy Daniel White" w:date="2019-02-20T13:49:00Z" w:initials="TDW">
    <w:p w14:paraId="20E580B2" w14:textId="54229954" w:rsidR="00935CB4" w:rsidRDefault="00935CB4">
      <w:pPr>
        <w:pStyle w:val="CommentText"/>
      </w:pPr>
      <w:r>
        <w:rPr>
          <w:rStyle w:val="CommentReference"/>
        </w:rPr>
        <w:annotationRef/>
      </w:r>
      <w:r>
        <w:t>Need more details here</w:t>
      </w:r>
    </w:p>
  </w:comment>
  <w:comment w:id="31" w:author="Timothy Daniel White" w:date="2018-10-29T16:19:00Z" w:initials="TDW">
    <w:p w14:paraId="077FA656" w14:textId="6CF294B2" w:rsidR="00935CB4" w:rsidRDefault="00935CB4">
      <w:pPr>
        <w:pStyle w:val="CommentText"/>
      </w:pPr>
      <w:r>
        <w:rPr>
          <w:rStyle w:val="CommentReference"/>
        </w:rPr>
        <w:annotationRef/>
      </w:r>
      <w:r>
        <w:t>I’m all ears if anyone has better phrasing here – it’s a bit challenging to refer to future MPA boundaries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E3772FB" w15:done="0"/>
  <w15:commentEx w15:paraId="6622ED2C" w15:done="0"/>
  <w15:commentEx w15:paraId="597AFFD7" w15:done="0"/>
  <w15:commentEx w15:paraId="1C2D365A" w15:done="0"/>
  <w15:commentEx w15:paraId="2348606F" w15:done="0"/>
  <w15:commentEx w15:paraId="20E580B2" w15:done="0"/>
  <w15:commentEx w15:paraId="077FA65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E3772FB" w16cid:durableId="1F786033"/>
  <w16cid:commentId w16cid:paraId="6622ED2C" w16cid:durableId="2017D128"/>
  <w16cid:commentId w16cid:paraId="597AFFD7" w16cid:durableId="1F82C3D1"/>
  <w16cid:commentId w16cid:paraId="1C2D365A" w16cid:durableId="2017A81D"/>
  <w16cid:commentId w16cid:paraId="2348606F" w16cid:durableId="1F79A307"/>
  <w16cid:commentId w16cid:paraId="20E580B2" w16cid:durableId="2017D983"/>
  <w16cid:commentId w16cid:paraId="077FA656" w16cid:durableId="1F81B1A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7BA4B6" w14:textId="77777777" w:rsidR="003F2D80" w:rsidRDefault="003F2D80" w:rsidP="00D732A1">
      <w:pPr>
        <w:spacing w:after="0" w:line="240" w:lineRule="auto"/>
      </w:pPr>
      <w:r>
        <w:separator/>
      </w:r>
    </w:p>
  </w:endnote>
  <w:endnote w:type="continuationSeparator" w:id="0">
    <w:p w14:paraId="6C7524F0" w14:textId="77777777" w:rsidR="003F2D80" w:rsidRDefault="003F2D80" w:rsidP="00D73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Times">
    <w:panose1 w:val="00000500000000020000"/>
    <w:charset w:val="00"/>
    <w:family w:val="auto"/>
    <w:pitch w:val="variable"/>
    <w:sig w:usb0="E00002FF" w:usb1="5000205A" w:usb2="00000000" w:usb3="00000000" w:csb0="0000019F" w:csb1="00000000"/>
  </w:font>
  <w:font w:name="RockyCond Black">
    <w:altName w:val="Times New Roman"/>
    <w:panose1 w:val="020B0604020202020204"/>
    <w:charset w:val="4D"/>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D28F08" w14:textId="77777777" w:rsidR="00935CB4" w:rsidRDefault="00935CB4" w:rsidP="00D43A3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5F799C2" w14:textId="77777777" w:rsidR="00935CB4" w:rsidRDefault="00935CB4" w:rsidP="008D0E3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15F49" w14:textId="77777777" w:rsidR="00935CB4" w:rsidRDefault="00935CB4" w:rsidP="00D43A3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18</w:t>
    </w:r>
    <w:r>
      <w:rPr>
        <w:rStyle w:val="PageNumber"/>
      </w:rPr>
      <w:fldChar w:fldCharType="end"/>
    </w:r>
  </w:p>
  <w:p w14:paraId="0F599477" w14:textId="77777777" w:rsidR="00935CB4" w:rsidRDefault="00935CB4" w:rsidP="008D0E3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4F2612" w14:textId="77777777" w:rsidR="003F2D80" w:rsidRDefault="003F2D80" w:rsidP="00D732A1">
      <w:pPr>
        <w:spacing w:after="0" w:line="240" w:lineRule="auto"/>
      </w:pPr>
      <w:r>
        <w:separator/>
      </w:r>
    </w:p>
  </w:footnote>
  <w:footnote w:type="continuationSeparator" w:id="0">
    <w:p w14:paraId="4E3D1012" w14:textId="77777777" w:rsidR="003F2D80" w:rsidRDefault="003F2D80" w:rsidP="00D732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D2EE5"/>
    <w:multiLevelType w:val="hybridMultilevel"/>
    <w:tmpl w:val="911455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12500832">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332175"/>
    <w:multiLevelType w:val="hybridMultilevel"/>
    <w:tmpl w:val="63E609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611D3E"/>
    <w:multiLevelType w:val="multilevel"/>
    <w:tmpl w:val="3B50B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5C67EB"/>
    <w:multiLevelType w:val="hybridMultilevel"/>
    <w:tmpl w:val="FDEC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FB3AF1"/>
    <w:multiLevelType w:val="hybridMultilevel"/>
    <w:tmpl w:val="C1B4A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B801EB"/>
    <w:multiLevelType w:val="hybridMultilevel"/>
    <w:tmpl w:val="A5589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1F7B76"/>
    <w:multiLevelType w:val="multilevel"/>
    <w:tmpl w:val="46721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9515B9"/>
    <w:multiLevelType w:val="hybridMultilevel"/>
    <w:tmpl w:val="3E2EE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A44028"/>
    <w:multiLevelType w:val="hybridMultilevel"/>
    <w:tmpl w:val="29784B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9442DEC"/>
    <w:multiLevelType w:val="hybridMultilevel"/>
    <w:tmpl w:val="F7E231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AA5EED"/>
    <w:multiLevelType w:val="hybridMultilevel"/>
    <w:tmpl w:val="0CD81A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9D95121"/>
    <w:multiLevelType w:val="hybridMultilevel"/>
    <w:tmpl w:val="CA022680"/>
    <w:lvl w:ilvl="0" w:tplc="98BE5D04">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3A41EB"/>
    <w:multiLevelType w:val="hybridMultilevel"/>
    <w:tmpl w:val="1916E0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4113D3"/>
    <w:multiLevelType w:val="hybridMultilevel"/>
    <w:tmpl w:val="6AC21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3F169D"/>
    <w:multiLevelType w:val="hybridMultilevel"/>
    <w:tmpl w:val="3F9CC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293F92"/>
    <w:multiLevelType w:val="hybridMultilevel"/>
    <w:tmpl w:val="2FC4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3"/>
  </w:num>
  <w:num w:numId="4">
    <w:abstractNumId w:val="14"/>
  </w:num>
  <w:num w:numId="5">
    <w:abstractNumId w:val="4"/>
  </w:num>
  <w:num w:numId="6">
    <w:abstractNumId w:val="5"/>
  </w:num>
  <w:num w:numId="7">
    <w:abstractNumId w:val="10"/>
  </w:num>
  <w:num w:numId="8">
    <w:abstractNumId w:val="15"/>
  </w:num>
  <w:num w:numId="9">
    <w:abstractNumId w:val="2"/>
  </w:num>
  <w:num w:numId="10">
    <w:abstractNumId w:val="6"/>
  </w:num>
  <w:num w:numId="11">
    <w:abstractNumId w:val="7"/>
  </w:num>
  <w:num w:numId="12">
    <w:abstractNumId w:val="0"/>
  </w:num>
  <w:num w:numId="13">
    <w:abstractNumId w:val="12"/>
  </w:num>
  <w:num w:numId="14">
    <w:abstractNumId w:val="9"/>
  </w:num>
  <w:num w:numId="15">
    <w:abstractNumId w:val="11"/>
  </w:num>
  <w:num w:numId="1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imothy Daniel White">
    <w15:presenceInfo w15:providerId="AD" w15:userId="S::timothyw@stanford.edu::f5e35b7e-0e76-4862-9738-f1ae25379cf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2AB5"/>
    <w:rsid w:val="00001422"/>
    <w:rsid w:val="00005E54"/>
    <w:rsid w:val="000068EB"/>
    <w:rsid w:val="000069A3"/>
    <w:rsid w:val="000108E7"/>
    <w:rsid w:val="00010EC8"/>
    <w:rsid w:val="000117C4"/>
    <w:rsid w:val="00013B94"/>
    <w:rsid w:val="00020B30"/>
    <w:rsid w:val="00023E56"/>
    <w:rsid w:val="0002464B"/>
    <w:rsid w:val="00025948"/>
    <w:rsid w:val="0002658E"/>
    <w:rsid w:val="00031357"/>
    <w:rsid w:val="000322E5"/>
    <w:rsid w:val="00032422"/>
    <w:rsid w:val="000350D5"/>
    <w:rsid w:val="00035C31"/>
    <w:rsid w:val="0003627F"/>
    <w:rsid w:val="000378CB"/>
    <w:rsid w:val="00040E5C"/>
    <w:rsid w:val="00041F81"/>
    <w:rsid w:val="000433EE"/>
    <w:rsid w:val="0004429C"/>
    <w:rsid w:val="000456B2"/>
    <w:rsid w:val="00045A16"/>
    <w:rsid w:val="000465BD"/>
    <w:rsid w:val="000468D0"/>
    <w:rsid w:val="00051BB8"/>
    <w:rsid w:val="000564E0"/>
    <w:rsid w:val="00056CFE"/>
    <w:rsid w:val="000610CB"/>
    <w:rsid w:val="000613A9"/>
    <w:rsid w:val="0007281B"/>
    <w:rsid w:val="00072E33"/>
    <w:rsid w:val="00081B56"/>
    <w:rsid w:val="00081CA7"/>
    <w:rsid w:val="000854F6"/>
    <w:rsid w:val="00086CD9"/>
    <w:rsid w:val="000870FA"/>
    <w:rsid w:val="000921FB"/>
    <w:rsid w:val="00094000"/>
    <w:rsid w:val="00094A24"/>
    <w:rsid w:val="00094AB0"/>
    <w:rsid w:val="000A16EC"/>
    <w:rsid w:val="000B0DF0"/>
    <w:rsid w:val="000B5977"/>
    <w:rsid w:val="000B69B4"/>
    <w:rsid w:val="000C1533"/>
    <w:rsid w:val="000C1C17"/>
    <w:rsid w:val="000C4DDF"/>
    <w:rsid w:val="000C54DC"/>
    <w:rsid w:val="000D267E"/>
    <w:rsid w:val="000D5666"/>
    <w:rsid w:val="000D5B9E"/>
    <w:rsid w:val="000D7981"/>
    <w:rsid w:val="000E14FF"/>
    <w:rsid w:val="000E41FF"/>
    <w:rsid w:val="000E66EE"/>
    <w:rsid w:val="000E689A"/>
    <w:rsid w:val="000E6A62"/>
    <w:rsid w:val="000E7A73"/>
    <w:rsid w:val="000F0311"/>
    <w:rsid w:val="000F031A"/>
    <w:rsid w:val="000F0C4B"/>
    <w:rsid w:val="000F0C72"/>
    <w:rsid w:val="000F1832"/>
    <w:rsid w:val="000F4646"/>
    <w:rsid w:val="00101A93"/>
    <w:rsid w:val="00101AA3"/>
    <w:rsid w:val="001050BD"/>
    <w:rsid w:val="0011323D"/>
    <w:rsid w:val="00113254"/>
    <w:rsid w:val="001159BE"/>
    <w:rsid w:val="00116019"/>
    <w:rsid w:val="0011745E"/>
    <w:rsid w:val="00120CD2"/>
    <w:rsid w:val="00130248"/>
    <w:rsid w:val="001313FD"/>
    <w:rsid w:val="0013682E"/>
    <w:rsid w:val="00140D4D"/>
    <w:rsid w:val="00141E85"/>
    <w:rsid w:val="00142206"/>
    <w:rsid w:val="00146F37"/>
    <w:rsid w:val="0015096F"/>
    <w:rsid w:val="001512E6"/>
    <w:rsid w:val="00152B5B"/>
    <w:rsid w:val="00153747"/>
    <w:rsid w:val="00154FFF"/>
    <w:rsid w:val="00156956"/>
    <w:rsid w:val="00161F6D"/>
    <w:rsid w:val="00162E06"/>
    <w:rsid w:val="001651AA"/>
    <w:rsid w:val="00165A59"/>
    <w:rsid w:val="001734FF"/>
    <w:rsid w:val="00173960"/>
    <w:rsid w:val="00173E09"/>
    <w:rsid w:val="00173FB2"/>
    <w:rsid w:val="001753E2"/>
    <w:rsid w:val="00175645"/>
    <w:rsid w:val="0017647C"/>
    <w:rsid w:val="001801E1"/>
    <w:rsid w:val="00181168"/>
    <w:rsid w:val="00181238"/>
    <w:rsid w:val="001857C5"/>
    <w:rsid w:val="0019270A"/>
    <w:rsid w:val="001927B9"/>
    <w:rsid w:val="00194FCA"/>
    <w:rsid w:val="0019535F"/>
    <w:rsid w:val="001954C0"/>
    <w:rsid w:val="001955C8"/>
    <w:rsid w:val="00197ED5"/>
    <w:rsid w:val="001A0652"/>
    <w:rsid w:val="001A1C89"/>
    <w:rsid w:val="001A3BBE"/>
    <w:rsid w:val="001A3FB1"/>
    <w:rsid w:val="001A497B"/>
    <w:rsid w:val="001A6685"/>
    <w:rsid w:val="001A6E29"/>
    <w:rsid w:val="001B733A"/>
    <w:rsid w:val="001B74A3"/>
    <w:rsid w:val="001C32DE"/>
    <w:rsid w:val="001C6AEB"/>
    <w:rsid w:val="001C7567"/>
    <w:rsid w:val="001D1E62"/>
    <w:rsid w:val="001D463B"/>
    <w:rsid w:val="001D6C89"/>
    <w:rsid w:val="001E1A5D"/>
    <w:rsid w:val="001E3389"/>
    <w:rsid w:val="001E76B0"/>
    <w:rsid w:val="001E795A"/>
    <w:rsid w:val="001F5622"/>
    <w:rsid w:val="001F5C3C"/>
    <w:rsid w:val="002029C0"/>
    <w:rsid w:val="002034EC"/>
    <w:rsid w:val="002036FA"/>
    <w:rsid w:val="00203F29"/>
    <w:rsid w:val="002040E3"/>
    <w:rsid w:val="0020430D"/>
    <w:rsid w:val="00207478"/>
    <w:rsid w:val="0021063F"/>
    <w:rsid w:val="002126E1"/>
    <w:rsid w:val="00213223"/>
    <w:rsid w:val="002141B8"/>
    <w:rsid w:val="0021723B"/>
    <w:rsid w:val="00220374"/>
    <w:rsid w:val="00220CC1"/>
    <w:rsid w:val="00222D26"/>
    <w:rsid w:val="00224148"/>
    <w:rsid w:val="00224213"/>
    <w:rsid w:val="00227284"/>
    <w:rsid w:val="002274B9"/>
    <w:rsid w:val="002276E1"/>
    <w:rsid w:val="0023060A"/>
    <w:rsid w:val="002323D7"/>
    <w:rsid w:val="00234406"/>
    <w:rsid w:val="00235D45"/>
    <w:rsid w:val="002373F0"/>
    <w:rsid w:val="0024000B"/>
    <w:rsid w:val="002430DE"/>
    <w:rsid w:val="0024318E"/>
    <w:rsid w:val="002439BD"/>
    <w:rsid w:val="002451D0"/>
    <w:rsid w:val="00245554"/>
    <w:rsid w:val="00245AFA"/>
    <w:rsid w:val="00246FDA"/>
    <w:rsid w:val="00247295"/>
    <w:rsid w:val="0024761E"/>
    <w:rsid w:val="00247F32"/>
    <w:rsid w:val="002558E7"/>
    <w:rsid w:val="0025715F"/>
    <w:rsid w:val="00257686"/>
    <w:rsid w:val="00260628"/>
    <w:rsid w:val="00265AF3"/>
    <w:rsid w:val="00271BF6"/>
    <w:rsid w:val="00272212"/>
    <w:rsid w:val="0027425E"/>
    <w:rsid w:val="00282FD6"/>
    <w:rsid w:val="00285F83"/>
    <w:rsid w:val="00286B92"/>
    <w:rsid w:val="00292CD7"/>
    <w:rsid w:val="00293E2B"/>
    <w:rsid w:val="002944CF"/>
    <w:rsid w:val="002969E5"/>
    <w:rsid w:val="002A08FA"/>
    <w:rsid w:val="002A2242"/>
    <w:rsid w:val="002A2D0D"/>
    <w:rsid w:val="002A3353"/>
    <w:rsid w:val="002A4E88"/>
    <w:rsid w:val="002A7618"/>
    <w:rsid w:val="002B03E0"/>
    <w:rsid w:val="002B3AEC"/>
    <w:rsid w:val="002B4181"/>
    <w:rsid w:val="002B5C75"/>
    <w:rsid w:val="002C013F"/>
    <w:rsid w:val="002C01D5"/>
    <w:rsid w:val="002C0CC3"/>
    <w:rsid w:val="002C211E"/>
    <w:rsid w:val="002C2D85"/>
    <w:rsid w:val="002C3C1C"/>
    <w:rsid w:val="002C69B9"/>
    <w:rsid w:val="002D3AFF"/>
    <w:rsid w:val="002D47F1"/>
    <w:rsid w:val="002E40DF"/>
    <w:rsid w:val="002E6156"/>
    <w:rsid w:val="002F0724"/>
    <w:rsid w:val="002F2986"/>
    <w:rsid w:val="002F2D21"/>
    <w:rsid w:val="002F4C3A"/>
    <w:rsid w:val="002F5492"/>
    <w:rsid w:val="002F7E56"/>
    <w:rsid w:val="00303881"/>
    <w:rsid w:val="00306D51"/>
    <w:rsid w:val="00310407"/>
    <w:rsid w:val="00311385"/>
    <w:rsid w:val="00311718"/>
    <w:rsid w:val="00311E93"/>
    <w:rsid w:val="0031384E"/>
    <w:rsid w:val="00315790"/>
    <w:rsid w:val="00320641"/>
    <w:rsid w:val="003208CF"/>
    <w:rsid w:val="003208DD"/>
    <w:rsid w:val="003266E3"/>
    <w:rsid w:val="003279BC"/>
    <w:rsid w:val="00330781"/>
    <w:rsid w:val="003318D5"/>
    <w:rsid w:val="00332CAD"/>
    <w:rsid w:val="00335EC0"/>
    <w:rsid w:val="00337BF3"/>
    <w:rsid w:val="003418F8"/>
    <w:rsid w:val="00344F51"/>
    <w:rsid w:val="003460FC"/>
    <w:rsid w:val="00346A9C"/>
    <w:rsid w:val="00351CED"/>
    <w:rsid w:val="00357CEB"/>
    <w:rsid w:val="00360013"/>
    <w:rsid w:val="00361A18"/>
    <w:rsid w:val="00361DBD"/>
    <w:rsid w:val="00366EF9"/>
    <w:rsid w:val="00370D68"/>
    <w:rsid w:val="003719CA"/>
    <w:rsid w:val="003728D3"/>
    <w:rsid w:val="003739FE"/>
    <w:rsid w:val="00374CB0"/>
    <w:rsid w:val="00375D75"/>
    <w:rsid w:val="003767D1"/>
    <w:rsid w:val="00377017"/>
    <w:rsid w:val="00377F40"/>
    <w:rsid w:val="00380C36"/>
    <w:rsid w:val="0038171E"/>
    <w:rsid w:val="00383C72"/>
    <w:rsid w:val="00384147"/>
    <w:rsid w:val="003848C6"/>
    <w:rsid w:val="00385212"/>
    <w:rsid w:val="003B385A"/>
    <w:rsid w:val="003B61F2"/>
    <w:rsid w:val="003C3416"/>
    <w:rsid w:val="003C486F"/>
    <w:rsid w:val="003C57A4"/>
    <w:rsid w:val="003C5F6C"/>
    <w:rsid w:val="003C6089"/>
    <w:rsid w:val="003D0A41"/>
    <w:rsid w:val="003D0D50"/>
    <w:rsid w:val="003D548F"/>
    <w:rsid w:val="003D6825"/>
    <w:rsid w:val="003D7D33"/>
    <w:rsid w:val="003E5645"/>
    <w:rsid w:val="003E7528"/>
    <w:rsid w:val="003F1AB4"/>
    <w:rsid w:val="003F2D80"/>
    <w:rsid w:val="003F3D78"/>
    <w:rsid w:val="003F5114"/>
    <w:rsid w:val="004012B1"/>
    <w:rsid w:val="00404F97"/>
    <w:rsid w:val="004052E6"/>
    <w:rsid w:val="00405959"/>
    <w:rsid w:val="004128C6"/>
    <w:rsid w:val="00414BB9"/>
    <w:rsid w:val="0041794B"/>
    <w:rsid w:val="00417E0C"/>
    <w:rsid w:val="00421F9D"/>
    <w:rsid w:val="004220C0"/>
    <w:rsid w:val="00433FDF"/>
    <w:rsid w:val="00437EB3"/>
    <w:rsid w:val="00444F53"/>
    <w:rsid w:val="00451C1A"/>
    <w:rsid w:val="00453834"/>
    <w:rsid w:val="004550FA"/>
    <w:rsid w:val="0045613D"/>
    <w:rsid w:val="004569B9"/>
    <w:rsid w:val="00462680"/>
    <w:rsid w:val="00464F1B"/>
    <w:rsid w:val="0046768A"/>
    <w:rsid w:val="00467FBD"/>
    <w:rsid w:val="00473452"/>
    <w:rsid w:val="004756E2"/>
    <w:rsid w:val="0047645C"/>
    <w:rsid w:val="00477CFF"/>
    <w:rsid w:val="00477D90"/>
    <w:rsid w:val="0048165C"/>
    <w:rsid w:val="004839DC"/>
    <w:rsid w:val="004844BE"/>
    <w:rsid w:val="00484CF2"/>
    <w:rsid w:val="00487822"/>
    <w:rsid w:val="00492D35"/>
    <w:rsid w:val="00493907"/>
    <w:rsid w:val="00493E06"/>
    <w:rsid w:val="00497C68"/>
    <w:rsid w:val="004A035C"/>
    <w:rsid w:val="004A0D96"/>
    <w:rsid w:val="004A1044"/>
    <w:rsid w:val="004A141B"/>
    <w:rsid w:val="004A181A"/>
    <w:rsid w:val="004A3CA4"/>
    <w:rsid w:val="004A7D0A"/>
    <w:rsid w:val="004B725C"/>
    <w:rsid w:val="004B793F"/>
    <w:rsid w:val="004C1643"/>
    <w:rsid w:val="004C37BA"/>
    <w:rsid w:val="004C4BE7"/>
    <w:rsid w:val="004C4D17"/>
    <w:rsid w:val="004C5EF9"/>
    <w:rsid w:val="004C644C"/>
    <w:rsid w:val="004C6B25"/>
    <w:rsid w:val="004D1115"/>
    <w:rsid w:val="004D2851"/>
    <w:rsid w:val="004D5078"/>
    <w:rsid w:val="004D56A4"/>
    <w:rsid w:val="004D7AB9"/>
    <w:rsid w:val="004E49E0"/>
    <w:rsid w:val="004E66F2"/>
    <w:rsid w:val="004F1005"/>
    <w:rsid w:val="004F1A17"/>
    <w:rsid w:val="004F270E"/>
    <w:rsid w:val="004F2F23"/>
    <w:rsid w:val="0050054C"/>
    <w:rsid w:val="005012D9"/>
    <w:rsid w:val="005017D4"/>
    <w:rsid w:val="005019AB"/>
    <w:rsid w:val="00504826"/>
    <w:rsid w:val="005055B2"/>
    <w:rsid w:val="00505619"/>
    <w:rsid w:val="00506773"/>
    <w:rsid w:val="00510B94"/>
    <w:rsid w:val="005113FA"/>
    <w:rsid w:val="00515375"/>
    <w:rsid w:val="00515AC8"/>
    <w:rsid w:val="00522B9E"/>
    <w:rsid w:val="0052557E"/>
    <w:rsid w:val="00525D5B"/>
    <w:rsid w:val="005266D1"/>
    <w:rsid w:val="00531919"/>
    <w:rsid w:val="0053239C"/>
    <w:rsid w:val="005331E8"/>
    <w:rsid w:val="00534C48"/>
    <w:rsid w:val="00535075"/>
    <w:rsid w:val="0054252A"/>
    <w:rsid w:val="005442A3"/>
    <w:rsid w:val="0054495F"/>
    <w:rsid w:val="00545995"/>
    <w:rsid w:val="00552C9E"/>
    <w:rsid w:val="00553DAF"/>
    <w:rsid w:val="005545FC"/>
    <w:rsid w:val="005645D9"/>
    <w:rsid w:val="00565735"/>
    <w:rsid w:val="00566C3C"/>
    <w:rsid w:val="00567322"/>
    <w:rsid w:val="005701F1"/>
    <w:rsid w:val="00572978"/>
    <w:rsid w:val="0057502C"/>
    <w:rsid w:val="00577040"/>
    <w:rsid w:val="005776A0"/>
    <w:rsid w:val="0058732F"/>
    <w:rsid w:val="00590073"/>
    <w:rsid w:val="005900AF"/>
    <w:rsid w:val="00591830"/>
    <w:rsid w:val="00593495"/>
    <w:rsid w:val="00595FF7"/>
    <w:rsid w:val="00597DF3"/>
    <w:rsid w:val="005A4CBB"/>
    <w:rsid w:val="005A5BAB"/>
    <w:rsid w:val="005A72A6"/>
    <w:rsid w:val="005A7B5C"/>
    <w:rsid w:val="005B0757"/>
    <w:rsid w:val="005B1A68"/>
    <w:rsid w:val="005C0392"/>
    <w:rsid w:val="005C1CA5"/>
    <w:rsid w:val="005C1FF6"/>
    <w:rsid w:val="005C2FDA"/>
    <w:rsid w:val="005D4934"/>
    <w:rsid w:val="005D5304"/>
    <w:rsid w:val="005D70AE"/>
    <w:rsid w:val="005D7108"/>
    <w:rsid w:val="005D7330"/>
    <w:rsid w:val="005D73E2"/>
    <w:rsid w:val="005E0AA8"/>
    <w:rsid w:val="005E1119"/>
    <w:rsid w:val="005E17DB"/>
    <w:rsid w:val="005E1FAF"/>
    <w:rsid w:val="005E24A4"/>
    <w:rsid w:val="005E2822"/>
    <w:rsid w:val="005E29B7"/>
    <w:rsid w:val="005E79B1"/>
    <w:rsid w:val="005F6C9A"/>
    <w:rsid w:val="006008C5"/>
    <w:rsid w:val="00601735"/>
    <w:rsid w:val="006022BA"/>
    <w:rsid w:val="00602D8D"/>
    <w:rsid w:val="006065B6"/>
    <w:rsid w:val="006071B5"/>
    <w:rsid w:val="00607F2C"/>
    <w:rsid w:val="006119D2"/>
    <w:rsid w:val="00613ADF"/>
    <w:rsid w:val="0061527D"/>
    <w:rsid w:val="00615C79"/>
    <w:rsid w:val="00616E1D"/>
    <w:rsid w:val="00617985"/>
    <w:rsid w:val="00617E6F"/>
    <w:rsid w:val="00621823"/>
    <w:rsid w:val="006225B6"/>
    <w:rsid w:val="00625F70"/>
    <w:rsid w:val="00626B92"/>
    <w:rsid w:val="00627A3C"/>
    <w:rsid w:val="006347A8"/>
    <w:rsid w:val="006349A8"/>
    <w:rsid w:val="00635900"/>
    <w:rsid w:val="00635C2C"/>
    <w:rsid w:val="00635E67"/>
    <w:rsid w:val="00636E43"/>
    <w:rsid w:val="00641FD7"/>
    <w:rsid w:val="0064202C"/>
    <w:rsid w:val="006431EA"/>
    <w:rsid w:val="0064329E"/>
    <w:rsid w:val="00646F2C"/>
    <w:rsid w:val="00654C14"/>
    <w:rsid w:val="00656444"/>
    <w:rsid w:val="006608BD"/>
    <w:rsid w:val="00660EEF"/>
    <w:rsid w:val="006614E0"/>
    <w:rsid w:val="00662C20"/>
    <w:rsid w:val="006647EA"/>
    <w:rsid w:val="0066748F"/>
    <w:rsid w:val="006674CB"/>
    <w:rsid w:val="00667EA6"/>
    <w:rsid w:val="00671467"/>
    <w:rsid w:val="00675876"/>
    <w:rsid w:val="0068605C"/>
    <w:rsid w:val="00686145"/>
    <w:rsid w:val="006903BC"/>
    <w:rsid w:val="006908F8"/>
    <w:rsid w:val="0069360B"/>
    <w:rsid w:val="00693ED4"/>
    <w:rsid w:val="0069605E"/>
    <w:rsid w:val="006967A2"/>
    <w:rsid w:val="006A010F"/>
    <w:rsid w:val="006A0FEF"/>
    <w:rsid w:val="006A6680"/>
    <w:rsid w:val="006A745E"/>
    <w:rsid w:val="006B0CE4"/>
    <w:rsid w:val="006B155E"/>
    <w:rsid w:val="006B419C"/>
    <w:rsid w:val="006B63D4"/>
    <w:rsid w:val="006C06F0"/>
    <w:rsid w:val="006C1071"/>
    <w:rsid w:val="006C5C6C"/>
    <w:rsid w:val="006C5E16"/>
    <w:rsid w:val="006C76A9"/>
    <w:rsid w:val="006D0506"/>
    <w:rsid w:val="006D0F72"/>
    <w:rsid w:val="006D544A"/>
    <w:rsid w:val="006D5944"/>
    <w:rsid w:val="006D61F4"/>
    <w:rsid w:val="006E144C"/>
    <w:rsid w:val="006E1BA7"/>
    <w:rsid w:val="006E26F0"/>
    <w:rsid w:val="006E6208"/>
    <w:rsid w:val="006F2B8B"/>
    <w:rsid w:val="006F2BC3"/>
    <w:rsid w:val="006F395E"/>
    <w:rsid w:val="006F67D5"/>
    <w:rsid w:val="006F6D6F"/>
    <w:rsid w:val="00700044"/>
    <w:rsid w:val="00701367"/>
    <w:rsid w:val="00702D4B"/>
    <w:rsid w:val="0070378F"/>
    <w:rsid w:val="007109DD"/>
    <w:rsid w:val="007129B9"/>
    <w:rsid w:val="00712F53"/>
    <w:rsid w:val="0071661F"/>
    <w:rsid w:val="00721156"/>
    <w:rsid w:val="0072289E"/>
    <w:rsid w:val="00723B2D"/>
    <w:rsid w:val="0072405D"/>
    <w:rsid w:val="00724D44"/>
    <w:rsid w:val="00726A5B"/>
    <w:rsid w:val="00730F54"/>
    <w:rsid w:val="00732767"/>
    <w:rsid w:val="00733D8D"/>
    <w:rsid w:val="007451D8"/>
    <w:rsid w:val="00745CB4"/>
    <w:rsid w:val="0074696D"/>
    <w:rsid w:val="007501DF"/>
    <w:rsid w:val="00752015"/>
    <w:rsid w:val="00753580"/>
    <w:rsid w:val="00754785"/>
    <w:rsid w:val="00755A82"/>
    <w:rsid w:val="00757112"/>
    <w:rsid w:val="0075741B"/>
    <w:rsid w:val="00761147"/>
    <w:rsid w:val="00761ADC"/>
    <w:rsid w:val="00763841"/>
    <w:rsid w:val="00764DA4"/>
    <w:rsid w:val="0076675D"/>
    <w:rsid w:val="007765D6"/>
    <w:rsid w:val="00777192"/>
    <w:rsid w:val="00777B2A"/>
    <w:rsid w:val="00780C80"/>
    <w:rsid w:val="007810AF"/>
    <w:rsid w:val="00781CBC"/>
    <w:rsid w:val="007831E5"/>
    <w:rsid w:val="00786846"/>
    <w:rsid w:val="007878D9"/>
    <w:rsid w:val="0079153B"/>
    <w:rsid w:val="007944DE"/>
    <w:rsid w:val="0079457F"/>
    <w:rsid w:val="00794C02"/>
    <w:rsid w:val="00795DC8"/>
    <w:rsid w:val="007A203B"/>
    <w:rsid w:val="007A2830"/>
    <w:rsid w:val="007A3CEE"/>
    <w:rsid w:val="007A64E6"/>
    <w:rsid w:val="007B080C"/>
    <w:rsid w:val="007C2048"/>
    <w:rsid w:val="007C207E"/>
    <w:rsid w:val="007C41BD"/>
    <w:rsid w:val="007C6D25"/>
    <w:rsid w:val="007C7130"/>
    <w:rsid w:val="007D14C8"/>
    <w:rsid w:val="007D480E"/>
    <w:rsid w:val="007D4E21"/>
    <w:rsid w:val="007D4E29"/>
    <w:rsid w:val="007D5B61"/>
    <w:rsid w:val="007E08D4"/>
    <w:rsid w:val="007E18BA"/>
    <w:rsid w:val="007E2556"/>
    <w:rsid w:val="007E48BB"/>
    <w:rsid w:val="007E6CB8"/>
    <w:rsid w:val="007F02D6"/>
    <w:rsid w:val="007F2A3E"/>
    <w:rsid w:val="007F3404"/>
    <w:rsid w:val="007F3F5B"/>
    <w:rsid w:val="007F4B40"/>
    <w:rsid w:val="007F5994"/>
    <w:rsid w:val="00801CA0"/>
    <w:rsid w:val="00803687"/>
    <w:rsid w:val="00807DE2"/>
    <w:rsid w:val="008113B9"/>
    <w:rsid w:val="008113E2"/>
    <w:rsid w:val="00812A5E"/>
    <w:rsid w:val="00814C3E"/>
    <w:rsid w:val="008161C8"/>
    <w:rsid w:val="00822C7C"/>
    <w:rsid w:val="00823185"/>
    <w:rsid w:val="008232D2"/>
    <w:rsid w:val="00823E12"/>
    <w:rsid w:val="00825141"/>
    <w:rsid w:val="00825E3D"/>
    <w:rsid w:val="00826413"/>
    <w:rsid w:val="00826506"/>
    <w:rsid w:val="0082716C"/>
    <w:rsid w:val="00831644"/>
    <w:rsid w:val="00831AB3"/>
    <w:rsid w:val="008366DB"/>
    <w:rsid w:val="00837BB8"/>
    <w:rsid w:val="00837C7A"/>
    <w:rsid w:val="0084398A"/>
    <w:rsid w:val="00844F19"/>
    <w:rsid w:val="00845B56"/>
    <w:rsid w:val="008468C0"/>
    <w:rsid w:val="00847847"/>
    <w:rsid w:val="00847FAF"/>
    <w:rsid w:val="008648D6"/>
    <w:rsid w:val="00866168"/>
    <w:rsid w:val="00870C04"/>
    <w:rsid w:val="00872E15"/>
    <w:rsid w:val="00873DB9"/>
    <w:rsid w:val="0087666E"/>
    <w:rsid w:val="00881994"/>
    <w:rsid w:val="00882D42"/>
    <w:rsid w:val="00882D8E"/>
    <w:rsid w:val="008846C5"/>
    <w:rsid w:val="00884929"/>
    <w:rsid w:val="00891920"/>
    <w:rsid w:val="00894CFD"/>
    <w:rsid w:val="00894D69"/>
    <w:rsid w:val="00895ABE"/>
    <w:rsid w:val="008A184C"/>
    <w:rsid w:val="008A213A"/>
    <w:rsid w:val="008A3C37"/>
    <w:rsid w:val="008B0C2D"/>
    <w:rsid w:val="008B10C9"/>
    <w:rsid w:val="008B25D2"/>
    <w:rsid w:val="008B335A"/>
    <w:rsid w:val="008B472B"/>
    <w:rsid w:val="008B7E48"/>
    <w:rsid w:val="008C26D4"/>
    <w:rsid w:val="008C4C52"/>
    <w:rsid w:val="008C6F6B"/>
    <w:rsid w:val="008C72CB"/>
    <w:rsid w:val="008C788C"/>
    <w:rsid w:val="008D0E32"/>
    <w:rsid w:val="008D28C4"/>
    <w:rsid w:val="008D38A4"/>
    <w:rsid w:val="008D5EC7"/>
    <w:rsid w:val="008D6CC1"/>
    <w:rsid w:val="008D77E6"/>
    <w:rsid w:val="008E2BE5"/>
    <w:rsid w:val="008E3286"/>
    <w:rsid w:val="008E670A"/>
    <w:rsid w:val="008E7CE5"/>
    <w:rsid w:val="008F0702"/>
    <w:rsid w:val="008F2803"/>
    <w:rsid w:val="008F50C6"/>
    <w:rsid w:val="00905B19"/>
    <w:rsid w:val="00906935"/>
    <w:rsid w:val="009079C0"/>
    <w:rsid w:val="00907DEA"/>
    <w:rsid w:val="00911C1D"/>
    <w:rsid w:val="00911FE2"/>
    <w:rsid w:val="00912142"/>
    <w:rsid w:val="00912E3A"/>
    <w:rsid w:val="00913C63"/>
    <w:rsid w:val="00916D95"/>
    <w:rsid w:val="00920980"/>
    <w:rsid w:val="00927689"/>
    <w:rsid w:val="00930ED7"/>
    <w:rsid w:val="009327FB"/>
    <w:rsid w:val="00935CAB"/>
    <w:rsid w:val="00935CB4"/>
    <w:rsid w:val="00936BA1"/>
    <w:rsid w:val="00944270"/>
    <w:rsid w:val="00945EEE"/>
    <w:rsid w:val="0095120E"/>
    <w:rsid w:val="009512EE"/>
    <w:rsid w:val="00952045"/>
    <w:rsid w:val="0095287C"/>
    <w:rsid w:val="0095467D"/>
    <w:rsid w:val="00955223"/>
    <w:rsid w:val="00955462"/>
    <w:rsid w:val="00960CB4"/>
    <w:rsid w:val="00961C6A"/>
    <w:rsid w:val="009708EB"/>
    <w:rsid w:val="00972884"/>
    <w:rsid w:val="00976468"/>
    <w:rsid w:val="009804A1"/>
    <w:rsid w:val="0098392A"/>
    <w:rsid w:val="009853D1"/>
    <w:rsid w:val="009902E0"/>
    <w:rsid w:val="00990943"/>
    <w:rsid w:val="00990E02"/>
    <w:rsid w:val="00992DB3"/>
    <w:rsid w:val="009932B4"/>
    <w:rsid w:val="00993C71"/>
    <w:rsid w:val="009945E3"/>
    <w:rsid w:val="00995E4C"/>
    <w:rsid w:val="00995FA2"/>
    <w:rsid w:val="009971CD"/>
    <w:rsid w:val="009B2385"/>
    <w:rsid w:val="009B3370"/>
    <w:rsid w:val="009B415C"/>
    <w:rsid w:val="009B47DB"/>
    <w:rsid w:val="009B531B"/>
    <w:rsid w:val="009B69A8"/>
    <w:rsid w:val="009C06D8"/>
    <w:rsid w:val="009C11EF"/>
    <w:rsid w:val="009C1EEE"/>
    <w:rsid w:val="009C265B"/>
    <w:rsid w:val="009C2A05"/>
    <w:rsid w:val="009C37A8"/>
    <w:rsid w:val="009C3BA3"/>
    <w:rsid w:val="009C4177"/>
    <w:rsid w:val="009D1540"/>
    <w:rsid w:val="009D2417"/>
    <w:rsid w:val="009D363B"/>
    <w:rsid w:val="009D749A"/>
    <w:rsid w:val="009D7A40"/>
    <w:rsid w:val="009E36FA"/>
    <w:rsid w:val="009E58E1"/>
    <w:rsid w:val="009E6B45"/>
    <w:rsid w:val="009F020B"/>
    <w:rsid w:val="009F279B"/>
    <w:rsid w:val="009F2917"/>
    <w:rsid w:val="009F624C"/>
    <w:rsid w:val="009F63F3"/>
    <w:rsid w:val="009F69BA"/>
    <w:rsid w:val="009F7FCA"/>
    <w:rsid w:val="00A034DB"/>
    <w:rsid w:val="00A03E52"/>
    <w:rsid w:val="00A05128"/>
    <w:rsid w:val="00A064DC"/>
    <w:rsid w:val="00A06E3C"/>
    <w:rsid w:val="00A11ABF"/>
    <w:rsid w:val="00A14BCD"/>
    <w:rsid w:val="00A155D8"/>
    <w:rsid w:val="00A157E1"/>
    <w:rsid w:val="00A202EF"/>
    <w:rsid w:val="00A240A1"/>
    <w:rsid w:val="00A27AC9"/>
    <w:rsid w:val="00A30586"/>
    <w:rsid w:val="00A3397A"/>
    <w:rsid w:val="00A34D24"/>
    <w:rsid w:val="00A36254"/>
    <w:rsid w:val="00A47CCF"/>
    <w:rsid w:val="00A50B5B"/>
    <w:rsid w:val="00A512A8"/>
    <w:rsid w:val="00A56795"/>
    <w:rsid w:val="00A568C3"/>
    <w:rsid w:val="00A60EB6"/>
    <w:rsid w:val="00A65BDF"/>
    <w:rsid w:val="00A67ACB"/>
    <w:rsid w:val="00A7152B"/>
    <w:rsid w:val="00A74D70"/>
    <w:rsid w:val="00A766C3"/>
    <w:rsid w:val="00A77B10"/>
    <w:rsid w:val="00A77F2C"/>
    <w:rsid w:val="00A81795"/>
    <w:rsid w:val="00A85287"/>
    <w:rsid w:val="00A86642"/>
    <w:rsid w:val="00A92D18"/>
    <w:rsid w:val="00A93002"/>
    <w:rsid w:val="00A93CBE"/>
    <w:rsid w:val="00A972D5"/>
    <w:rsid w:val="00AA03CF"/>
    <w:rsid w:val="00AA2326"/>
    <w:rsid w:val="00AA544E"/>
    <w:rsid w:val="00AA5EB8"/>
    <w:rsid w:val="00AA7934"/>
    <w:rsid w:val="00AB04B7"/>
    <w:rsid w:val="00AB0612"/>
    <w:rsid w:val="00AB137C"/>
    <w:rsid w:val="00AB2320"/>
    <w:rsid w:val="00AB4BFF"/>
    <w:rsid w:val="00AB5C98"/>
    <w:rsid w:val="00AC0914"/>
    <w:rsid w:val="00AC42DD"/>
    <w:rsid w:val="00AC51DB"/>
    <w:rsid w:val="00AD2505"/>
    <w:rsid w:val="00AD2DD3"/>
    <w:rsid w:val="00AD3B52"/>
    <w:rsid w:val="00AD781E"/>
    <w:rsid w:val="00AE0395"/>
    <w:rsid w:val="00AE13FB"/>
    <w:rsid w:val="00AE3AC1"/>
    <w:rsid w:val="00AE41B1"/>
    <w:rsid w:val="00AE5915"/>
    <w:rsid w:val="00AE7E56"/>
    <w:rsid w:val="00AF0C40"/>
    <w:rsid w:val="00AF1F42"/>
    <w:rsid w:val="00AF4463"/>
    <w:rsid w:val="00AF72CF"/>
    <w:rsid w:val="00B01613"/>
    <w:rsid w:val="00B02363"/>
    <w:rsid w:val="00B04101"/>
    <w:rsid w:val="00B04607"/>
    <w:rsid w:val="00B048DB"/>
    <w:rsid w:val="00B0508E"/>
    <w:rsid w:val="00B11880"/>
    <w:rsid w:val="00B11F00"/>
    <w:rsid w:val="00B21997"/>
    <w:rsid w:val="00B21A2D"/>
    <w:rsid w:val="00B2546C"/>
    <w:rsid w:val="00B261EB"/>
    <w:rsid w:val="00B27490"/>
    <w:rsid w:val="00B27C44"/>
    <w:rsid w:val="00B30C6A"/>
    <w:rsid w:val="00B3193E"/>
    <w:rsid w:val="00B35290"/>
    <w:rsid w:val="00B3673A"/>
    <w:rsid w:val="00B42CAB"/>
    <w:rsid w:val="00B42D61"/>
    <w:rsid w:val="00B434C2"/>
    <w:rsid w:val="00B449BC"/>
    <w:rsid w:val="00B4586B"/>
    <w:rsid w:val="00B45C56"/>
    <w:rsid w:val="00B46A42"/>
    <w:rsid w:val="00B508C8"/>
    <w:rsid w:val="00B50E25"/>
    <w:rsid w:val="00B5201C"/>
    <w:rsid w:val="00B56784"/>
    <w:rsid w:val="00B57DEB"/>
    <w:rsid w:val="00B60C30"/>
    <w:rsid w:val="00B61DEE"/>
    <w:rsid w:val="00B64316"/>
    <w:rsid w:val="00B65014"/>
    <w:rsid w:val="00B71F29"/>
    <w:rsid w:val="00B73BC1"/>
    <w:rsid w:val="00B7410B"/>
    <w:rsid w:val="00B85812"/>
    <w:rsid w:val="00B85A56"/>
    <w:rsid w:val="00B932BC"/>
    <w:rsid w:val="00B95B0E"/>
    <w:rsid w:val="00B95C56"/>
    <w:rsid w:val="00B96C7F"/>
    <w:rsid w:val="00BA1DAF"/>
    <w:rsid w:val="00BA26EF"/>
    <w:rsid w:val="00BA2937"/>
    <w:rsid w:val="00BA3EE1"/>
    <w:rsid w:val="00BA540F"/>
    <w:rsid w:val="00BB003E"/>
    <w:rsid w:val="00BB2AB5"/>
    <w:rsid w:val="00BB3196"/>
    <w:rsid w:val="00BB31C3"/>
    <w:rsid w:val="00BB3CB5"/>
    <w:rsid w:val="00BB4D0F"/>
    <w:rsid w:val="00BB730F"/>
    <w:rsid w:val="00BC06F5"/>
    <w:rsid w:val="00BC5524"/>
    <w:rsid w:val="00BC5A64"/>
    <w:rsid w:val="00BC608D"/>
    <w:rsid w:val="00BD1769"/>
    <w:rsid w:val="00BD29C4"/>
    <w:rsid w:val="00BD2CC6"/>
    <w:rsid w:val="00BD4CC9"/>
    <w:rsid w:val="00BD4E13"/>
    <w:rsid w:val="00BD7650"/>
    <w:rsid w:val="00BE070A"/>
    <w:rsid w:val="00BE4E4E"/>
    <w:rsid w:val="00BE4E90"/>
    <w:rsid w:val="00BF258B"/>
    <w:rsid w:val="00BF28E7"/>
    <w:rsid w:val="00BF2E43"/>
    <w:rsid w:val="00BF785C"/>
    <w:rsid w:val="00BF7DF1"/>
    <w:rsid w:val="00C02C1A"/>
    <w:rsid w:val="00C07967"/>
    <w:rsid w:val="00C10F59"/>
    <w:rsid w:val="00C150B7"/>
    <w:rsid w:val="00C15D70"/>
    <w:rsid w:val="00C172D1"/>
    <w:rsid w:val="00C229F6"/>
    <w:rsid w:val="00C24AED"/>
    <w:rsid w:val="00C26BE3"/>
    <w:rsid w:val="00C33394"/>
    <w:rsid w:val="00C352F1"/>
    <w:rsid w:val="00C376CA"/>
    <w:rsid w:val="00C37BD3"/>
    <w:rsid w:val="00C41177"/>
    <w:rsid w:val="00C425C8"/>
    <w:rsid w:val="00C42E05"/>
    <w:rsid w:val="00C50E3F"/>
    <w:rsid w:val="00C52EDD"/>
    <w:rsid w:val="00C53B29"/>
    <w:rsid w:val="00C53D9D"/>
    <w:rsid w:val="00C6097E"/>
    <w:rsid w:val="00C62B6E"/>
    <w:rsid w:val="00C637D4"/>
    <w:rsid w:val="00C64CC9"/>
    <w:rsid w:val="00C67781"/>
    <w:rsid w:val="00C70E94"/>
    <w:rsid w:val="00C72E3D"/>
    <w:rsid w:val="00C72E81"/>
    <w:rsid w:val="00C72EE0"/>
    <w:rsid w:val="00C73E0D"/>
    <w:rsid w:val="00C7414E"/>
    <w:rsid w:val="00C76ACB"/>
    <w:rsid w:val="00C77C86"/>
    <w:rsid w:val="00C77DCC"/>
    <w:rsid w:val="00C817D1"/>
    <w:rsid w:val="00C83719"/>
    <w:rsid w:val="00C867BA"/>
    <w:rsid w:val="00C90AF5"/>
    <w:rsid w:val="00C90C76"/>
    <w:rsid w:val="00C91487"/>
    <w:rsid w:val="00C92BB1"/>
    <w:rsid w:val="00C92E73"/>
    <w:rsid w:val="00C93120"/>
    <w:rsid w:val="00C97A81"/>
    <w:rsid w:val="00C97FE6"/>
    <w:rsid w:val="00CA00C5"/>
    <w:rsid w:val="00CA3205"/>
    <w:rsid w:val="00CA6675"/>
    <w:rsid w:val="00CB192E"/>
    <w:rsid w:val="00CB425C"/>
    <w:rsid w:val="00CB45EA"/>
    <w:rsid w:val="00CB5755"/>
    <w:rsid w:val="00CB7695"/>
    <w:rsid w:val="00CC09FF"/>
    <w:rsid w:val="00CC2AB3"/>
    <w:rsid w:val="00CC6AD4"/>
    <w:rsid w:val="00CD0D3A"/>
    <w:rsid w:val="00CD307A"/>
    <w:rsid w:val="00CD4264"/>
    <w:rsid w:val="00CD4507"/>
    <w:rsid w:val="00CD71EC"/>
    <w:rsid w:val="00CD7811"/>
    <w:rsid w:val="00CE152A"/>
    <w:rsid w:val="00CE3EFE"/>
    <w:rsid w:val="00CE45ED"/>
    <w:rsid w:val="00CE5EEC"/>
    <w:rsid w:val="00CE6588"/>
    <w:rsid w:val="00CF1388"/>
    <w:rsid w:val="00CF24E7"/>
    <w:rsid w:val="00CF351B"/>
    <w:rsid w:val="00D02FDA"/>
    <w:rsid w:val="00D0355B"/>
    <w:rsid w:val="00D03AE8"/>
    <w:rsid w:val="00D03C79"/>
    <w:rsid w:val="00D11141"/>
    <w:rsid w:val="00D12B14"/>
    <w:rsid w:val="00D14343"/>
    <w:rsid w:val="00D16978"/>
    <w:rsid w:val="00D233E0"/>
    <w:rsid w:val="00D24C56"/>
    <w:rsid w:val="00D25E14"/>
    <w:rsid w:val="00D30A6E"/>
    <w:rsid w:val="00D3111E"/>
    <w:rsid w:val="00D325F3"/>
    <w:rsid w:val="00D32F2C"/>
    <w:rsid w:val="00D34625"/>
    <w:rsid w:val="00D35D8E"/>
    <w:rsid w:val="00D40832"/>
    <w:rsid w:val="00D43A36"/>
    <w:rsid w:val="00D44BF2"/>
    <w:rsid w:val="00D4531C"/>
    <w:rsid w:val="00D46566"/>
    <w:rsid w:val="00D46679"/>
    <w:rsid w:val="00D500B8"/>
    <w:rsid w:val="00D53892"/>
    <w:rsid w:val="00D565A3"/>
    <w:rsid w:val="00D56A90"/>
    <w:rsid w:val="00D56B7B"/>
    <w:rsid w:val="00D6398B"/>
    <w:rsid w:val="00D65368"/>
    <w:rsid w:val="00D675A4"/>
    <w:rsid w:val="00D67C60"/>
    <w:rsid w:val="00D727F1"/>
    <w:rsid w:val="00D732A1"/>
    <w:rsid w:val="00D734DD"/>
    <w:rsid w:val="00D73598"/>
    <w:rsid w:val="00D742AD"/>
    <w:rsid w:val="00D77236"/>
    <w:rsid w:val="00D86FE4"/>
    <w:rsid w:val="00D96C0E"/>
    <w:rsid w:val="00DA1F5B"/>
    <w:rsid w:val="00DB32F7"/>
    <w:rsid w:val="00DB3BE3"/>
    <w:rsid w:val="00DB442B"/>
    <w:rsid w:val="00DB5656"/>
    <w:rsid w:val="00DB6816"/>
    <w:rsid w:val="00DB6F20"/>
    <w:rsid w:val="00DB7682"/>
    <w:rsid w:val="00DC0A19"/>
    <w:rsid w:val="00DC4BFB"/>
    <w:rsid w:val="00DD07DD"/>
    <w:rsid w:val="00DD237F"/>
    <w:rsid w:val="00DD2D8A"/>
    <w:rsid w:val="00DD389A"/>
    <w:rsid w:val="00DD74FD"/>
    <w:rsid w:val="00DE085E"/>
    <w:rsid w:val="00DE0A52"/>
    <w:rsid w:val="00DE4A52"/>
    <w:rsid w:val="00DF0C43"/>
    <w:rsid w:val="00DF1250"/>
    <w:rsid w:val="00DF218E"/>
    <w:rsid w:val="00E016EA"/>
    <w:rsid w:val="00E019E0"/>
    <w:rsid w:val="00E05F03"/>
    <w:rsid w:val="00E063A3"/>
    <w:rsid w:val="00E16D08"/>
    <w:rsid w:val="00E172D8"/>
    <w:rsid w:val="00E236ED"/>
    <w:rsid w:val="00E23F36"/>
    <w:rsid w:val="00E27BA6"/>
    <w:rsid w:val="00E34162"/>
    <w:rsid w:val="00E34566"/>
    <w:rsid w:val="00E34669"/>
    <w:rsid w:val="00E35BA8"/>
    <w:rsid w:val="00E4213B"/>
    <w:rsid w:val="00E43167"/>
    <w:rsid w:val="00E446EE"/>
    <w:rsid w:val="00E46B5D"/>
    <w:rsid w:val="00E51AFA"/>
    <w:rsid w:val="00E522B8"/>
    <w:rsid w:val="00E52383"/>
    <w:rsid w:val="00E53105"/>
    <w:rsid w:val="00E548D6"/>
    <w:rsid w:val="00E55BBF"/>
    <w:rsid w:val="00E57B4C"/>
    <w:rsid w:val="00E628E1"/>
    <w:rsid w:val="00E64629"/>
    <w:rsid w:val="00E64BFA"/>
    <w:rsid w:val="00E7269D"/>
    <w:rsid w:val="00E729D0"/>
    <w:rsid w:val="00E743F5"/>
    <w:rsid w:val="00E76154"/>
    <w:rsid w:val="00E77B79"/>
    <w:rsid w:val="00E833B1"/>
    <w:rsid w:val="00E86212"/>
    <w:rsid w:val="00E906C4"/>
    <w:rsid w:val="00E9558B"/>
    <w:rsid w:val="00E96835"/>
    <w:rsid w:val="00E969EA"/>
    <w:rsid w:val="00E96D6C"/>
    <w:rsid w:val="00EA1D18"/>
    <w:rsid w:val="00EB40BC"/>
    <w:rsid w:val="00EB693A"/>
    <w:rsid w:val="00EC002D"/>
    <w:rsid w:val="00EC067A"/>
    <w:rsid w:val="00EC3D83"/>
    <w:rsid w:val="00EC745B"/>
    <w:rsid w:val="00EC7A33"/>
    <w:rsid w:val="00ED57E2"/>
    <w:rsid w:val="00ED7600"/>
    <w:rsid w:val="00EE1B2F"/>
    <w:rsid w:val="00EF050D"/>
    <w:rsid w:val="00EF0870"/>
    <w:rsid w:val="00EF1B5D"/>
    <w:rsid w:val="00EF2CEA"/>
    <w:rsid w:val="00EF2D89"/>
    <w:rsid w:val="00EF6023"/>
    <w:rsid w:val="00EF6E68"/>
    <w:rsid w:val="00F01715"/>
    <w:rsid w:val="00F02DC5"/>
    <w:rsid w:val="00F03FF9"/>
    <w:rsid w:val="00F05486"/>
    <w:rsid w:val="00F0664C"/>
    <w:rsid w:val="00F11AA0"/>
    <w:rsid w:val="00F17C09"/>
    <w:rsid w:val="00F2381B"/>
    <w:rsid w:val="00F23AD1"/>
    <w:rsid w:val="00F264E9"/>
    <w:rsid w:val="00F27D93"/>
    <w:rsid w:val="00F32A90"/>
    <w:rsid w:val="00F32E18"/>
    <w:rsid w:val="00F35570"/>
    <w:rsid w:val="00F409E1"/>
    <w:rsid w:val="00F409E7"/>
    <w:rsid w:val="00F43EC9"/>
    <w:rsid w:val="00F47D9C"/>
    <w:rsid w:val="00F5096F"/>
    <w:rsid w:val="00F53CA3"/>
    <w:rsid w:val="00F5519B"/>
    <w:rsid w:val="00F553D1"/>
    <w:rsid w:val="00F55F17"/>
    <w:rsid w:val="00F61E57"/>
    <w:rsid w:val="00F62860"/>
    <w:rsid w:val="00F62DA6"/>
    <w:rsid w:val="00F632F9"/>
    <w:rsid w:val="00F64300"/>
    <w:rsid w:val="00F64D6D"/>
    <w:rsid w:val="00F65338"/>
    <w:rsid w:val="00F67E37"/>
    <w:rsid w:val="00F73479"/>
    <w:rsid w:val="00F7512D"/>
    <w:rsid w:val="00F75442"/>
    <w:rsid w:val="00F77501"/>
    <w:rsid w:val="00F8102A"/>
    <w:rsid w:val="00F818A8"/>
    <w:rsid w:val="00F8689E"/>
    <w:rsid w:val="00F86AC4"/>
    <w:rsid w:val="00F87D36"/>
    <w:rsid w:val="00F906BB"/>
    <w:rsid w:val="00F94042"/>
    <w:rsid w:val="00F96290"/>
    <w:rsid w:val="00F97DBD"/>
    <w:rsid w:val="00FA04EC"/>
    <w:rsid w:val="00FA06C6"/>
    <w:rsid w:val="00FA17EA"/>
    <w:rsid w:val="00FA53AE"/>
    <w:rsid w:val="00FA778E"/>
    <w:rsid w:val="00FB12B7"/>
    <w:rsid w:val="00FB7992"/>
    <w:rsid w:val="00FB7E07"/>
    <w:rsid w:val="00FC27ED"/>
    <w:rsid w:val="00FC294C"/>
    <w:rsid w:val="00FC59B7"/>
    <w:rsid w:val="00FD1034"/>
    <w:rsid w:val="00FD2535"/>
    <w:rsid w:val="00FD2D49"/>
    <w:rsid w:val="00FD46F1"/>
    <w:rsid w:val="00FD531F"/>
    <w:rsid w:val="00FD66FF"/>
    <w:rsid w:val="00FE1FCE"/>
    <w:rsid w:val="00FE252B"/>
    <w:rsid w:val="00FE441C"/>
    <w:rsid w:val="00FE467C"/>
    <w:rsid w:val="00FE4C39"/>
    <w:rsid w:val="00FE7EB6"/>
    <w:rsid w:val="00FF0695"/>
    <w:rsid w:val="00FF086F"/>
    <w:rsid w:val="00FF417D"/>
    <w:rsid w:val="00FF4B1D"/>
    <w:rsid w:val="00FF4CF1"/>
    <w:rsid w:val="00FF5CEE"/>
    <w:rsid w:val="00FF61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69507F"/>
  <w14:defaultImageDpi w14:val="300"/>
  <w15:docId w15:val="{21986A7B-4AE9-6A46-AAA5-9FD5A6C00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B2AB5"/>
    <w:pPr>
      <w:spacing w:after="200" w:line="276" w:lineRule="auto"/>
    </w:pPr>
    <w:rPr>
      <w:rFonts w:eastAsiaTheme="minorHAnsi"/>
      <w:sz w:val="22"/>
      <w:szCs w:val="22"/>
    </w:rPr>
  </w:style>
  <w:style w:type="paragraph" w:styleId="Heading1">
    <w:name w:val="heading 1"/>
    <w:basedOn w:val="Normal"/>
    <w:next w:val="Normal"/>
    <w:link w:val="Heading1Char"/>
    <w:qFormat/>
    <w:rsid w:val="00F0664C"/>
    <w:pPr>
      <w:keepNext/>
      <w:spacing w:after="0" w:line="240" w:lineRule="auto"/>
      <w:outlineLvl w:val="0"/>
    </w:pPr>
    <w:rPr>
      <w:rFonts w:ascii="Times New Roman" w:eastAsia="Times New Roman" w:hAnsi="Times New Roman" w:cs="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nhideWhenUsed/>
    <w:rsid w:val="00BB2AB5"/>
    <w:rPr>
      <w:sz w:val="16"/>
      <w:szCs w:val="16"/>
    </w:rPr>
  </w:style>
  <w:style w:type="paragraph" w:styleId="CommentText">
    <w:name w:val="annotation text"/>
    <w:basedOn w:val="Normal"/>
    <w:link w:val="CommentTextChar"/>
    <w:uiPriority w:val="99"/>
    <w:unhideWhenUsed/>
    <w:rsid w:val="00BB2AB5"/>
    <w:pPr>
      <w:spacing w:line="240" w:lineRule="auto"/>
    </w:pPr>
    <w:rPr>
      <w:sz w:val="20"/>
      <w:szCs w:val="20"/>
    </w:rPr>
  </w:style>
  <w:style w:type="character" w:customStyle="1" w:styleId="CommentTextChar">
    <w:name w:val="Comment Text Char"/>
    <w:basedOn w:val="DefaultParagraphFont"/>
    <w:link w:val="CommentText"/>
    <w:uiPriority w:val="99"/>
    <w:rsid w:val="00BB2AB5"/>
    <w:rPr>
      <w:rFonts w:eastAsiaTheme="minorHAnsi"/>
      <w:sz w:val="20"/>
      <w:szCs w:val="20"/>
    </w:rPr>
  </w:style>
  <w:style w:type="paragraph" w:styleId="BalloonText">
    <w:name w:val="Balloon Text"/>
    <w:basedOn w:val="Normal"/>
    <w:link w:val="BalloonTextChar"/>
    <w:uiPriority w:val="99"/>
    <w:semiHidden/>
    <w:unhideWhenUsed/>
    <w:rsid w:val="00BB2AB5"/>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B2AB5"/>
    <w:rPr>
      <w:rFonts w:ascii="Lucida Grande" w:eastAsiaTheme="minorHAnsi"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FD2535"/>
    <w:rPr>
      <w:b/>
      <w:bCs/>
    </w:rPr>
  </w:style>
  <w:style w:type="character" w:customStyle="1" w:styleId="CommentSubjectChar">
    <w:name w:val="Comment Subject Char"/>
    <w:basedOn w:val="CommentTextChar"/>
    <w:link w:val="CommentSubject"/>
    <w:uiPriority w:val="99"/>
    <w:semiHidden/>
    <w:rsid w:val="00FD2535"/>
    <w:rPr>
      <w:rFonts w:eastAsiaTheme="minorHAnsi"/>
      <w:b/>
      <w:bCs/>
      <w:sz w:val="20"/>
      <w:szCs w:val="20"/>
    </w:rPr>
  </w:style>
  <w:style w:type="paragraph" w:styleId="ListParagraph">
    <w:name w:val="List Paragraph"/>
    <w:basedOn w:val="Normal"/>
    <w:uiPriority w:val="34"/>
    <w:qFormat/>
    <w:rsid w:val="00A47CCF"/>
    <w:pPr>
      <w:ind w:left="720"/>
      <w:contextualSpacing/>
    </w:pPr>
  </w:style>
  <w:style w:type="character" w:styleId="Hyperlink">
    <w:name w:val="Hyperlink"/>
    <w:basedOn w:val="DefaultParagraphFont"/>
    <w:uiPriority w:val="99"/>
    <w:unhideWhenUsed/>
    <w:rsid w:val="004D7AB9"/>
    <w:rPr>
      <w:color w:val="0000FF" w:themeColor="hyperlink"/>
      <w:u w:val="single"/>
    </w:rPr>
  </w:style>
  <w:style w:type="character" w:styleId="FollowedHyperlink">
    <w:name w:val="FollowedHyperlink"/>
    <w:basedOn w:val="DefaultParagraphFont"/>
    <w:uiPriority w:val="99"/>
    <w:semiHidden/>
    <w:unhideWhenUsed/>
    <w:rsid w:val="004D7AB9"/>
    <w:rPr>
      <w:color w:val="800080" w:themeColor="followedHyperlink"/>
      <w:u w:val="single"/>
    </w:rPr>
  </w:style>
  <w:style w:type="character" w:customStyle="1" w:styleId="Heading1Char">
    <w:name w:val="Heading 1 Char"/>
    <w:basedOn w:val="DefaultParagraphFont"/>
    <w:link w:val="Heading1"/>
    <w:rsid w:val="00F0664C"/>
    <w:rPr>
      <w:rFonts w:ascii="Times New Roman" w:eastAsia="Times New Roman" w:hAnsi="Times New Roman" w:cs="Times New Roman"/>
      <w:b/>
    </w:rPr>
  </w:style>
  <w:style w:type="paragraph" w:styleId="NormalWeb">
    <w:name w:val="Normal (Web)"/>
    <w:basedOn w:val="Normal"/>
    <w:uiPriority w:val="99"/>
    <w:semiHidden/>
    <w:unhideWhenUsed/>
    <w:rsid w:val="00C90AF5"/>
    <w:pPr>
      <w:spacing w:before="100" w:beforeAutospacing="1" w:after="100" w:afterAutospacing="1" w:line="240" w:lineRule="auto"/>
    </w:pPr>
    <w:rPr>
      <w:rFonts w:ascii="Times" w:eastAsiaTheme="minorEastAsia" w:hAnsi="Times" w:cs="Times New Roman"/>
      <w:sz w:val="20"/>
      <w:szCs w:val="20"/>
    </w:rPr>
  </w:style>
  <w:style w:type="character" w:styleId="Strong">
    <w:name w:val="Strong"/>
    <w:basedOn w:val="DefaultParagraphFont"/>
    <w:uiPriority w:val="22"/>
    <w:qFormat/>
    <w:rsid w:val="00936BA1"/>
    <w:rPr>
      <w:b/>
      <w:bCs/>
    </w:rPr>
  </w:style>
  <w:style w:type="paragraph" w:customStyle="1" w:styleId="Default">
    <w:name w:val="Default"/>
    <w:rsid w:val="00534C48"/>
    <w:pPr>
      <w:widowControl w:val="0"/>
      <w:autoSpaceDE w:val="0"/>
      <w:autoSpaceDN w:val="0"/>
      <w:adjustRightInd w:val="0"/>
    </w:pPr>
    <w:rPr>
      <w:rFonts w:ascii="RockyCond Black" w:hAnsi="RockyCond Black" w:cs="RockyCond Black"/>
      <w:color w:val="000000"/>
    </w:rPr>
  </w:style>
  <w:style w:type="paragraph" w:styleId="Header">
    <w:name w:val="header"/>
    <w:basedOn w:val="Normal"/>
    <w:link w:val="HeaderChar"/>
    <w:uiPriority w:val="99"/>
    <w:unhideWhenUsed/>
    <w:rsid w:val="00D732A1"/>
    <w:pPr>
      <w:tabs>
        <w:tab w:val="center" w:pos="4320"/>
        <w:tab w:val="right" w:pos="8640"/>
      </w:tabs>
      <w:spacing w:after="0" w:line="240" w:lineRule="auto"/>
    </w:pPr>
  </w:style>
  <w:style w:type="character" w:customStyle="1" w:styleId="HeaderChar">
    <w:name w:val="Header Char"/>
    <w:basedOn w:val="DefaultParagraphFont"/>
    <w:link w:val="Header"/>
    <w:uiPriority w:val="99"/>
    <w:rsid w:val="00D732A1"/>
    <w:rPr>
      <w:rFonts w:eastAsiaTheme="minorHAnsi"/>
      <w:sz w:val="22"/>
      <w:szCs w:val="22"/>
    </w:rPr>
  </w:style>
  <w:style w:type="paragraph" w:styleId="Footer">
    <w:name w:val="footer"/>
    <w:basedOn w:val="Normal"/>
    <w:link w:val="FooterChar"/>
    <w:uiPriority w:val="99"/>
    <w:unhideWhenUsed/>
    <w:rsid w:val="00D732A1"/>
    <w:pPr>
      <w:tabs>
        <w:tab w:val="center" w:pos="4320"/>
        <w:tab w:val="right" w:pos="8640"/>
      </w:tabs>
      <w:spacing w:after="0" w:line="240" w:lineRule="auto"/>
    </w:pPr>
  </w:style>
  <w:style w:type="character" w:customStyle="1" w:styleId="FooterChar">
    <w:name w:val="Footer Char"/>
    <w:basedOn w:val="DefaultParagraphFont"/>
    <w:link w:val="Footer"/>
    <w:uiPriority w:val="99"/>
    <w:rsid w:val="00D732A1"/>
    <w:rPr>
      <w:rFonts w:eastAsiaTheme="minorHAnsi"/>
      <w:sz w:val="22"/>
      <w:szCs w:val="22"/>
    </w:rPr>
  </w:style>
  <w:style w:type="character" w:customStyle="1" w:styleId="apple-converted-space">
    <w:name w:val="apple-converted-space"/>
    <w:basedOn w:val="DefaultParagraphFont"/>
    <w:rsid w:val="009B47DB"/>
  </w:style>
  <w:style w:type="paragraph" w:styleId="Revision">
    <w:name w:val="Revision"/>
    <w:hidden/>
    <w:uiPriority w:val="99"/>
    <w:semiHidden/>
    <w:rsid w:val="00181168"/>
    <w:rPr>
      <w:rFonts w:eastAsiaTheme="minorHAnsi"/>
      <w:sz w:val="22"/>
      <w:szCs w:val="22"/>
    </w:rPr>
  </w:style>
  <w:style w:type="character" w:styleId="PageNumber">
    <w:name w:val="page number"/>
    <w:basedOn w:val="DefaultParagraphFont"/>
    <w:uiPriority w:val="99"/>
    <w:semiHidden/>
    <w:unhideWhenUsed/>
    <w:rsid w:val="00E016EA"/>
  </w:style>
  <w:style w:type="character" w:customStyle="1" w:styleId="selectable">
    <w:name w:val="selectable"/>
    <w:basedOn w:val="DefaultParagraphFont"/>
    <w:rsid w:val="00CE45ED"/>
  </w:style>
  <w:style w:type="character" w:styleId="LineNumber">
    <w:name w:val="line number"/>
    <w:basedOn w:val="DefaultParagraphFont"/>
    <w:uiPriority w:val="99"/>
    <w:semiHidden/>
    <w:unhideWhenUsed/>
    <w:rsid w:val="008D0E32"/>
  </w:style>
  <w:style w:type="character" w:customStyle="1" w:styleId="UnresolvedMention1">
    <w:name w:val="Unresolved Mention1"/>
    <w:basedOn w:val="DefaultParagraphFont"/>
    <w:uiPriority w:val="99"/>
    <w:semiHidden/>
    <w:unhideWhenUsed/>
    <w:rsid w:val="0076675D"/>
    <w:rPr>
      <w:color w:val="605E5C"/>
      <w:shd w:val="clear" w:color="auto" w:fill="E1DFDD"/>
    </w:rPr>
  </w:style>
  <w:style w:type="paragraph" w:styleId="Bibliography">
    <w:name w:val="Bibliography"/>
    <w:basedOn w:val="Normal"/>
    <w:next w:val="Normal"/>
    <w:uiPriority w:val="37"/>
    <w:unhideWhenUsed/>
    <w:rsid w:val="003D6825"/>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44022">
      <w:bodyDiv w:val="1"/>
      <w:marLeft w:val="0"/>
      <w:marRight w:val="0"/>
      <w:marTop w:val="0"/>
      <w:marBottom w:val="0"/>
      <w:divBdr>
        <w:top w:val="none" w:sz="0" w:space="0" w:color="auto"/>
        <w:left w:val="none" w:sz="0" w:space="0" w:color="auto"/>
        <w:bottom w:val="none" w:sz="0" w:space="0" w:color="auto"/>
        <w:right w:val="none" w:sz="0" w:space="0" w:color="auto"/>
      </w:divBdr>
    </w:div>
    <w:div w:id="11105418">
      <w:bodyDiv w:val="1"/>
      <w:marLeft w:val="0"/>
      <w:marRight w:val="0"/>
      <w:marTop w:val="0"/>
      <w:marBottom w:val="0"/>
      <w:divBdr>
        <w:top w:val="none" w:sz="0" w:space="0" w:color="auto"/>
        <w:left w:val="none" w:sz="0" w:space="0" w:color="auto"/>
        <w:bottom w:val="none" w:sz="0" w:space="0" w:color="auto"/>
        <w:right w:val="none" w:sz="0" w:space="0" w:color="auto"/>
      </w:divBdr>
    </w:div>
    <w:div w:id="12151905">
      <w:bodyDiv w:val="1"/>
      <w:marLeft w:val="0"/>
      <w:marRight w:val="0"/>
      <w:marTop w:val="0"/>
      <w:marBottom w:val="0"/>
      <w:divBdr>
        <w:top w:val="none" w:sz="0" w:space="0" w:color="auto"/>
        <w:left w:val="none" w:sz="0" w:space="0" w:color="auto"/>
        <w:bottom w:val="none" w:sz="0" w:space="0" w:color="auto"/>
        <w:right w:val="none" w:sz="0" w:space="0" w:color="auto"/>
      </w:divBdr>
      <w:divsChild>
        <w:div w:id="254705009">
          <w:marLeft w:val="0"/>
          <w:marRight w:val="0"/>
          <w:marTop w:val="0"/>
          <w:marBottom w:val="0"/>
          <w:divBdr>
            <w:top w:val="none" w:sz="0" w:space="0" w:color="auto"/>
            <w:left w:val="none" w:sz="0" w:space="0" w:color="auto"/>
            <w:bottom w:val="none" w:sz="0" w:space="0" w:color="auto"/>
            <w:right w:val="none" w:sz="0" w:space="0" w:color="auto"/>
          </w:divBdr>
        </w:div>
      </w:divsChild>
    </w:div>
    <w:div w:id="39014416">
      <w:bodyDiv w:val="1"/>
      <w:marLeft w:val="0"/>
      <w:marRight w:val="0"/>
      <w:marTop w:val="0"/>
      <w:marBottom w:val="0"/>
      <w:divBdr>
        <w:top w:val="none" w:sz="0" w:space="0" w:color="auto"/>
        <w:left w:val="none" w:sz="0" w:space="0" w:color="auto"/>
        <w:bottom w:val="none" w:sz="0" w:space="0" w:color="auto"/>
        <w:right w:val="none" w:sz="0" w:space="0" w:color="auto"/>
      </w:divBdr>
    </w:div>
    <w:div w:id="49692679">
      <w:bodyDiv w:val="1"/>
      <w:marLeft w:val="0"/>
      <w:marRight w:val="0"/>
      <w:marTop w:val="0"/>
      <w:marBottom w:val="0"/>
      <w:divBdr>
        <w:top w:val="none" w:sz="0" w:space="0" w:color="auto"/>
        <w:left w:val="none" w:sz="0" w:space="0" w:color="auto"/>
        <w:bottom w:val="none" w:sz="0" w:space="0" w:color="auto"/>
        <w:right w:val="none" w:sz="0" w:space="0" w:color="auto"/>
      </w:divBdr>
    </w:div>
    <w:div w:id="127749949">
      <w:bodyDiv w:val="1"/>
      <w:marLeft w:val="0"/>
      <w:marRight w:val="0"/>
      <w:marTop w:val="0"/>
      <w:marBottom w:val="0"/>
      <w:divBdr>
        <w:top w:val="none" w:sz="0" w:space="0" w:color="auto"/>
        <w:left w:val="none" w:sz="0" w:space="0" w:color="auto"/>
        <w:bottom w:val="none" w:sz="0" w:space="0" w:color="auto"/>
        <w:right w:val="none" w:sz="0" w:space="0" w:color="auto"/>
      </w:divBdr>
      <w:divsChild>
        <w:div w:id="1883512841">
          <w:marLeft w:val="0"/>
          <w:marRight w:val="0"/>
          <w:marTop w:val="0"/>
          <w:marBottom w:val="0"/>
          <w:divBdr>
            <w:top w:val="none" w:sz="0" w:space="0" w:color="auto"/>
            <w:left w:val="none" w:sz="0" w:space="0" w:color="auto"/>
            <w:bottom w:val="none" w:sz="0" w:space="0" w:color="auto"/>
            <w:right w:val="none" w:sz="0" w:space="0" w:color="auto"/>
          </w:divBdr>
        </w:div>
      </w:divsChild>
    </w:div>
    <w:div w:id="142308643">
      <w:bodyDiv w:val="1"/>
      <w:marLeft w:val="0"/>
      <w:marRight w:val="0"/>
      <w:marTop w:val="0"/>
      <w:marBottom w:val="0"/>
      <w:divBdr>
        <w:top w:val="none" w:sz="0" w:space="0" w:color="auto"/>
        <w:left w:val="none" w:sz="0" w:space="0" w:color="auto"/>
        <w:bottom w:val="none" w:sz="0" w:space="0" w:color="auto"/>
        <w:right w:val="none" w:sz="0" w:space="0" w:color="auto"/>
      </w:divBdr>
      <w:divsChild>
        <w:div w:id="1045644932">
          <w:marLeft w:val="0"/>
          <w:marRight w:val="0"/>
          <w:marTop w:val="0"/>
          <w:marBottom w:val="0"/>
          <w:divBdr>
            <w:top w:val="none" w:sz="0" w:space="0" w:color="auto"/>
            <w:left w:val="none" w:sz="0" w:space="0" w:color="auto"/>
            <w:bottom w:val="none" w:sz="0" w:space="0" w:color="auto"/>
            <w:right w:val="none" w:sz="0" w:space="0" w:color="auto"/>
          </w:divBdr>
        </w:div>
        <w:div w:id="1705404367">
          <w:marLeft w:val="0"/>
          <w:marRight w:val="0"/>
          <w:marTop w:val="0"/>
          <w:marBottom w:val="0"/>
          <w:divBdr>
            <w:top w:val="none" w:sz="0" w:space="0" w:color="auto"/>
            <w:left w:val="none" w:sz="0" w:space="0" w:color="auto"/>
            <w:bottom w:val="none" w:sz="0" w:space="0" w:color="auto"/>
            <w:right w:val="none" w:sz="0" w:space="0" w:color="auto"/>
          </w:divBdr>
        </w:div>
      </w:divsChild>
    </w:div>
    <w:div w:id="175729788">
      <w:bodyDiv w:val="1"/>
      <w:marLeft w:val="0"/>
      <w:marRight w:val="0"/>
      <w:marTop w:val="0"/>
      <w:marBottom w:val="0"/>
      <w:divBdr>
        <w:top w:val="none" w:sz="0" w:space="0" w:color="auto"/>
        <w:left w:val="none" w:sz="0" w:space="0" w:color="auto"/>
        <w:bottom w:val="none" w:sz="0" w:space="0" w:color="auto"/>
        <w:right w:val="none" w:sz="0" w:space="0" w:color="auto"/>
      </w:divBdr>
    </w:div>
    <w:div w:id="186794942">
      <w:bodyDiv w:val="1"/>
      <w:marLeft w:val="0"/>
      <w:marRight w:val="0"/>
      <w:marTop w:val="0"/>
      <w:marBottom w:val="0"/>
      <w:divBdr>
        <w:top w:val="none" w:sz="0" w:space="0" w:color="auto"/>
        <w:left w:val="none" w:sz="0" w:space="0" w:color="auto"/>
        <w:bottom w:val="none" w:sz="0" w:space="0" w:color="auto"/>
        <w:right w:val="none" w:sz="0" w:space="0" w:color="auto"/>
      </w:divBdr>
      <w:divsChild>
        <w:div w:id="179854286">
          <w:marLeft w:val="0"/>
          <w:marRight w:val="0"/>
          <w:marTop w:val="0"/>
          <w:marBottom w:val="0"/>
          <w:divBdr>
            <w:top w:val="none" w:sz="0" w:space="0" w:color="auto"/>
            <w:left w:val="none" w:sz="0" w:space="0" w:color="auto"/>
            <w:bottom w:val="none" w:sz="0" w:space="0" w:color="auto"/>
            <w:right w:val="none" w:sz="0" w:space="0" w:color="auto"/>
          </w:divBdr>
        </w:div>
      </w:divsChild>
    </w:div>
    <w:div w:id="236864430">
      <w:bodyDiv w:val="1"/>
      <w:marLeft w:val="0"/>
      <w:marRight w:val="0"/>
      <w:marTop w:val="0"/>
      <w:marBottom w:val="0"/>
      <w:divBdr>
        <w:top w:val="none" w:sz="0" w:space="0" w:color="auto"/>
        <w:left w:val="none" w:sz="0" w:space="0" w:color="auto"/>
        <w:bottom w:val="none" w:sz="0" w:space="0" w:color="auto"/>
        <w:right w:val="none" w:sz="0" w:space="0" w:color="auto"/>
      </w:divBdr>
      <w:divsChild>
        <w:div w:id="131682537">
          <w:marLeft w:val="0"/>
          <w:marRight w:val="0"/>
          <w:marTop w:val="0"/>
          <w:marBottom w:val="0"/>
          <w:divBdr>
            <w:top w:val="none" w:sz="0" w:space="0" w:color="auto"/>
            <w:left w:val="none" w:sz="0" w:space="0" w:color="auto"/>
            <w:bottom w:val="none" w:sz="0" w:space="0" w:color="auto"/>
            <w:right w:val="none" w:sz="0" w:space="0" w:color="auto"/>
          </w:divBdr>
        </w:div>
      </w:divsChild>
    </w:div>
    <w:div w:id="237137433">
      <w:bodyDiv w:val="1"/>
      <w:marLeft w:val="0"/>
      <w:marRight w:val="0"/>
      <w:marTop w:val="0"/>
      <w:marBottom w:val="0"/>
      <w:divBdr>
        <w:top w:val="none" w:sz="0" w:space="0" w:color="auto"/>
        <w:left w:val="none" w:sz="0" w:space="0" w:color="auto"/>
        <w:bottom w:val="none" w:sz="0" w:space="0" w:color="auto"/>
        <w:right w:val="none" w:sz="0" w:space="0" w:color="auto"/>
      </w:divBdr>
    </w:div>
    <w:div w:id="245189595">
      <w:bodyDiv w:val="1"/>
      <w:marLeft w:val="0"/>
      <w:marRight w:val="0"/>
      <w:marTop w:val="0"/>
      <w:marBottom w:val="0"/>
      <w:divBdr>
        <w:top w:val="none" w:sz="0" w:space="0" w:color="auto"/>
        <w:left w:val="none" w:sz="0" w:space="0" w:color="auto"/>
        <w:bottom w:val="none" w:sz="0" w:space="0" w:color="auto"/>
        <w:right w:val="none" w:sz="0" w:space="0" w:color="auto"/>
      </w:divBdr>
    </w:div>
    <w:div w:id="249199133">
      <w:bodyDiv w:val="1"/>
      <w:marLeft w:val="0"/>
      <w:marRight w:val="0"/>
      <w:marTop w:val="0"/>
      <w:marBottom w:val="0"/>
      <w:divBdr>
        <w:top w:val="none" w:sz="0" w:space="0" w:color="auto"/>
        <w:left w:val="none" w:sz="0" w:space="0" w:color="auto"/>
        <w:bottom w:val="none" w:sz="0" w:space="0" w:color="auto"/>
        <w:right w:val="none" w:sz="0" w:space="0" w:color="auto"/>
      </w:divBdr>
      <w:divsChild>
        <w:div w:id="1613510700">
          <w:marLeft w:val="0"/>
          <w:marRight w:val="0"/>
          <w:marTop w:val="0"/>
          <w:marBottom w:val="0"/>
          <w:divBdr>
            <w:top w:val="none" w:sz="0" w:space="0" w:color="auto"/>
            <w:left w:val="none" w:sz="0" w:space="0" w:color="auto"/>
            <w:bottom w:val="none" w:sz="0" w:space="0" w:color="auto"/>
            <w:right w:val="none" w:sz="0" w:space="0" w:color="auto"/>
          </w:divBdr>
        </w:div>
      </w:divsChild>
    </w:div>
    <w:div w:id="254362066">
      <w:bodyDiv w:val="1"/>
      <w:marLeft w:val="0"/>
      <w:marRight w:val="0"/>
      <w:marTop w:val="0"/>
      <w:marBottom w:val="0"/>
      <w:divBdr>
        <w:top w:val="none" w:sz="0" w:space="0" w:color="auto"/>
        <w:left w:val="none" w:sz="0" w:space="0" w:color="auto"/>
        <w:bottom w:val="none" w:sz="0" w:space="0" w:color="auto"/>
        <w:right w:val="none" w:sz="0" w:space="0" w:color="auto"/>
      </w:divBdr>
      <w:divsChild>
        <w:div w:id="624311607">
          <w:marLeft w:val="0"/>
          <w:marRight w:val="0"/>
          <w:marTop w:val="0"/>
          <w:marBottom w:val="0"/>
          <w:divBdr>
            <w:top w:val="none" w:sz="0" w:space="0" w:color="auto"/>
            <w:left w:val="none" w:sz="0" w:space="0" w:color="auto"/>
            <w:bottom w:val="none" w:sz="0" w:space="0" w:color="auto"/>
            <w:right w:val="none" w:sz="0" w:space="0" w:color="auto"/>
          </w:divBdr>
        </w:div>
      </w:divsChild>
    </w:div>
    <w:div w:id="256253743">
      <w:bodyDiv w:val="1"/>
      <w:marLeft w:val="0"/>
      <w:marRight w:val="0"/>
      <w:marTop w:val="0"/>
      <w:marBottom w:val="0"/>
      <w:divBdr>
        <w:top w:val="none" w:sz="0" w:space="0" w:color="auto"/>
        <w:left w:val="none" w:sz="0" w:space="0" w:color="auto"/>
        <w:bottom w:val="none" w:sz="0" w:space="0" w:color="auto"/>
        <w:right w:val="none" w:sz="0" w:space="0" w:color="auto"/>
      </w:divBdr>
      <w:divsChild>
        <w:div w:id="1584607372">
          <w:marLeft w:val="0"/>
          <w:marRight w:val="0"/>
          <w:marTop w:val="0"/>
          <w:marBottom w:val="0"/>
          <w:divBdr>
            <w:top w:val="none" w:sz="0" w:space="0" w:color="auto"/>
            <w:left w:val="none" w:sz="0" w:space="0" w:color="auto"/>
            <w:bottom w:val="none" w:sz="0" w:space="0" w:color="auto"/>
            <w:right w:val="none" w:sz="0" w:space="0" w:color="auto"/>
          </w:divBdr>
        </w:div>
      </w:divsChild>
    </w:div>
    <w:div w:id="288586010">
      <w:bodyDiv w:val="1"/>
      <w:marLeft w:val="0"/>
      <w:marRight w:val="0"/>
      <w:marTop w:val="0"/>
      <w:marBottom w:val="0"/>
      <w:divBdr>
        <w:top w:val="none" w:sz="0" w:space="0" w:color="auto"/>
        <w:left w:val="none" w:sz="0" w:space="0" w:color="auto"/>
        <w:bottom w:val="none" w:sz="0" w:space="0" w:color="auto"/>
        <w:right w:val="none" w:sz="0" w:space="0" w:color="auto"/>
      </w:divBdr>
      <w:divsChild>
        <w:div w:id="64450955">
          <w:marLeft w:val="0"/>
          <w:marRight w:val="0"/>
          <w:marTop w:val="0"/>
          <w:marBottom w:val="0"/>
          <w:divBdr>
            <w:top w:val="none" w:sz="0" w:space="0" w:color="auto"/>
            <w:left w:val="none" w:sz="0" w:space="0" w:color="auto"/>
            <w:bottom w:val="none" w:sz="0" w:space="0" w:color="auto"/>
            <w:right w:val="none" w:sz="0" w:space="0" w:color="auto"/>
          </w:divBdr>
        </w:div>
      </w:divsChild>
    </w:div>
    <w:div w:id="295573822">
      <w:bodyDiv w:val="1"/>
      <w:marLeft w:val="0"/>
      <w:marRight w:val="0"/>
      <w:marTop w:val="0"/>
      <w:marBottom w:val="0"/>
      <w:divBdr>
        <w:top w:val="none" w:sz="0" w:space="0" w:color="auto"/>
        <w:left w:val="none" w:sz="0" w:space="0" w:color="auto"/>
        <w:bottom w:val="none" w:sz="0" w:space="0" w:color="auto"/>
        <w:right w:val="none" w:sz="0" w:space="0" w:color="auto"/>
      </w:divBdr>
      <w:divsChild>
        <w:div w:id="533225817">
          <w:marLeft w:val="0"/>
          <w:marRight w:val="0"/>
          <w:marTop w:val="0"/>
          <w:marBottom w:val="0"/>
          <w:divBdr>
            <w:top w:val="none" w:sz="0" w:space="0" w:color="auto"/>
            <w:left w:val="none" w:sz="0" w:space="0" w:color="auto"/>
            <w:bottom w:val="none" w:sz="0" w:space="0" w:color="auto"/>
            <w:right w:val="none" w:sz="0" w:space="0" w:color="auto"/>
          </w:divBdr>
        </w:div>
        <w:div w:id="901213155">
          <w:marLeft w:val="0"/>
          <w:marRight w:val="0"/>
          <w:marTop w:val="0"/>
          <w:marBottom w:val="0"/>
          <w:divBdr>
            <w:top w:val="none" w:sz="0" w:space="0" w:color="auto"/>
            <w:left w:val="none" w:sz="0" w:space="0" w:color="auto"/>
            <w:bottom w:val="none" w:sz="0" w:space="0" w:color="auto"/>
            <w:right w:val="none" w:sz="0" w:space="0" w:color="auto"/>
          </w:divBdr>
        </w:div>
        <w:div w:id="106388810">
          <w:marLeft w:val="0"/>
          <w:marRight w:val="0"/>
          <w:marTop w:val="0"/>
          <w:marBottom w:val="0"/>
          <w:divBdr>
            <w:top w:val="none" w:sz="0" w:space="0" w:color="auto"/>
            <w:left w:val="none" w:sz="0" w:space="0" w:color="auto"/>
            <w:bottom w:val="none" w:sz="0" w:space="0" w:color="auto"/>
            <w:right w:val="none" w:sz="0" w:space="0" w:color="auto"/>
          </w:divBdr>
        </w:div>
      </w:divsChild>
    </w:div>
    <w:div w:id="305474608">
      <w:bodyDiv w:val="1"/>
      <w:marLeft w:val="0"/>
      <w:marRight w:val="0"/>
      <w:marTop w:val="0"/>
      <w:marBottom w:val="0"/>
      <w:divBdr>
        <w:top w:val="none" w:sz="0" w:space="0" w:color="auto"/>
        <w:left w:val="none" w:sz="0" w:space="0" w:color="auto"/>
        <w:bottom w:val="none" w:sz="0" w:space="0" w:color="auto"/>
        <w:right w:val="none" w:sz="0" w:space="0" w:color="auto"/>
      </w:divBdr>
      <w:divsChild>
        <w:div w:id="709721327">
          <w:marLeft w:val="0"/>
          <w:marRight w:val="0"/>
          <w:marTop w:val="0"/>
          <w:marBottom w:val="0"/>
          <w:divBdr>
            <w:top w:val="none" w:sz="0" w:space="0" w:color="auto"/>
            <w:left w:val="none" w:sz="0" w:space="0" w:color="auto"/>
            <w:bottom w:val="none" w:sz="0" w:space="0" w:color="auto"/>
            <w:right w:val="none" w:sz="0" w:space="0" w:color="auto"/>
          </w:divBdr>
        </w:div>
      </w:divsChild>
    </w:div>
    <w:div w:id="343746878">
      <w:bodyDiv w:val="1"/>
      <w:marLeft w:val="0"/>
      <w:marRight w:val="0"/>
      <w:marTop w:val="0"/>
      <w:marBottom w:val="0"/>
      <w:divBdr>
        <w:top w:val="none" w:sz="0" w:space="0" w:color="auto"/>
        <w:left w:val="none" w:sz="0" w:space="0" w:color="auto"/>
        <w:bottom w:val="none" w:sz="0" w:space="0" w:color="auto"/>
        <w:right w:val="none" w:sz="0" w:space="0" w:color="auto"/>
      </w:divBdr>
      <w:divsChild>
        <w:div w:id="1026951546">
          <w:marLeft w:val="0"/>
          <w:marRight w:val="0"/>
          <w:marTop w:val="0"/>
          <w:marBottom w:val="0"/>
          <w:divBdr>
            <w:top w:val="none" w:sz="0" w:space="0" w:color="auto"/>
            <w:left w:val="none" w:sz="0" w:space="0" w:color="auto"/>
            <w:bottom w:val="none" w:sz="0" w:space="0" w:color="auto"/>
            <w:right w:val="none" w:sz="0" w:space="0" w:color="auto"/>
          </w:divBdr>
        </w:div>
      </w:divsChild>
    </w:div>
    <w:div w:id="351807595">
      <w:bodyDiv w:val="1"/>
      <w:marLeft w:val="0"/>
      <w:marRight w:val="0"/>
      <w:marTop w:val="0"/>
      <w:marBottom w:val="0"/>
      <w:divBdr>
        <w:top w:val="none" w:sz="0" w:space="0" w:color="auto"/>
        <w:left w:val="none" w:sz="0" w:space="0" w:color="auto"/>
        <w:bottom w:val="none" w:sz="0" w:space="0" w:color="auto"/>
        <w:right w:val="none" w:sz="0" w:space="0" w:color="auto"/>
      </w:divBdr>
      <w:divsChild>
        <w:div w:id="1830707901">
          <w:marLeft w:val="0"/>
          <w:marRight w:val="0"/>
          <w:marTop w:val="0"/>
          <w:marBottom w:val="0"/>
          <w:divBdr>
            <w:top w:val="none" w:sz="0" w:space="0" w:color="auto"/>
            <w:left w:val="none" w:sz="0" w:space="0" w:color="auto"/>
            <w:bottom w:val="none" w:sz="0" w:space="0" w:color="auto"/>
            <w:right w:val="none" w:sz="0" w:space="0" w:color="auto"/>
          </w:divBdr>
          <w:divsChild>
            <w:div w:id="1997298998">
              <w:marLeft w:val="0"/>
              <w:marRight w:val="0"/>
              <w:marTop w:val="0"/>
              <w:marBottom w:val="240"/>
              <w:divBdr>
                <w:top w:val="none" w:sz="0" w:space="0" w:color="auto"/>
                <w:left w:val="none" w:sz="0" w:space="0" w:color="auto"/>
                <w:bottom w:val="none" w:sz="0" w:space="0" w:color="auto"/>
                <w:right w:val="none" w:sz="0" w:space="0" w:color="auto"/>
              </w:divBdr>
            </w:div>
            <w:div w:id="1231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940291">
      <w:bodyDiv w:val="1"/>
      <w:marLeft w:val="0"/>
      <w:marRight w:val="0"/>
      <w:marTop w:val="0"/>
      <w:marBottom w:val="0"/>
      <w:divBdr>
        <w:top w:val="none" w:sz="0" w:space="0" w:color="auto"/>
        <w:left w:val="none" w:sz="0" w:space="0" w:color="auto"/>
        <w:bottom w:val="none" w:sz="0" w:space="0" w:color="auto"/>
        <w:right w:val="none" w:sz="0" w:space="0" w:color="auto"/>
      </w:divBdr>
      <w:divsChild>
        <w:div w:id="1630016444">
          <w:marLeft w:val="0"/>
          <w:marRight w:val="0"/>
          <w:marTop w:val="0"/>
          <w:marBottom w:val="0"/>
          <w:divBdr>
            <w:top w:val="none" w:sz="0" w:space="0" w:color="auto"/>
            <w:left w:val="none" w:sz="0" w:space="0" w:color="auto"/>
            <w:bottom w:val="none" w:sz="0" w:space="0" w:color="auto"/>
            <w:right w:val="none" w:sz="0" w:space="0" w:color="auto"/>
          </w:divBdr>
        </w:div>
      </w:divsChild>
    </w:div>
    <w:div w:id="366569556">
      <w:bodyDiv w:val="1"/>
      <w:marLeft w:val="0"/>
      <w:marRight w:val="0"/>
      <w:marTop w:val="0"/>
      <w:marBottom w:val="0"/>
      <w:divBdr>
        <w:top w:val="none" w:sz="0" w:space="0" w:color="auto"/>
        <w:left w:val="none" w:sz="0" w:space="0" w:color="auto"/>
        <w:bottom w:val="none" w:sz="0" w:space="0" w:color="auto"/>
        <w:right w:val="none" w:sz="0" w:space="0" w:color="auto"/>
      </w:divBdr>
      <w:divsChild>
        <w:div w:id="244657699">
          <w:marLeft w:val="0"/>
          <w:marRight w:val="0"/>
          <w:marTop w:val="0"/>
          <w:marBottom w:val="0"/>
          <w:divBdr>
            <w:top w:val="none" w:sz="0" w:space="0" w:color="auto"/>
            <w:left w:val="none" w:sz="0" w:space="0" w:color="auto"/>
            <w:bottom w:val="none" w:sz="0" w:space="0" w:color="auto"/>
            <w:right w:val="none" w:sz="0" w:space="0" w:color="auto"/>
          </w:divBdr>
          <w:divsChild>
            <w:div w:id="80119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607653">
      <w:bodyDiv w:val="1"/>
      <w:marLeft w:val="0"/>
      <w:marRight w:val="0"/>
      <w:marTop w:val="0"/>
      <w:marBottom w:val="0"/>
      <w:divBdr>
        <w:top w:val="none" w:sz="0" w:space="0" w:color="auto"/>
        <w:left w:val="none" w:sz="0" w:space="0" w:color="auto"/>
        <w:bottom w:val="none" w:sz="0" w:space="0" w:color="auto"/>
        <w:right w:val="none" w:sz="0" w:space="0" w:color="auto"/>
      </w:divBdr>
    </w:div>
    <w:div w:id="370806844">
      <w:bodyDiv w:val="1"/>
      <w:marLeft w:val="0"/>
      <w:marRight w:val="0"/>
      <w:marTop w:val="0"/>
      <w:marBottom w:val="0"/>
      <w:divBdr>
        <w:top w:val="none" w:sz="0" w:space="0" w:color="auto"/>
        <w:left w:val="none" w:sz="0" w:space="0" w:color="auto"/>
        <w:bottom w:val="none" w:sz="0" w:space="0" w:color="auto"/>
        <w:right w:val="none" w:sz="0" w:space="0" w:color="auto"/>
      </w:divBdr>
      <w:divsChild>
        <w:div w:id="1089349035">
          <w:marLeft w:val="0"/>
          <w:marRight w:val="0"/>
          <w:marTop w:val="0"/>
          <w:marBottom w:val="0"/>
          <w:divBdr>
            <w:top w:val="none" w:sz="0" w:space="0" w:color="auto"/>
            <w:left w:val="none" w:sz="0" w:space="0" w:color="auto"/>
            <w:bottom w:val="none" w:sz="0" w:space="0" w:color="auto"/>
            <w:right w:val="none" w:sz="0" w:space="0" w:color="auto"/>
          </w:divBdr>
        </w:div>
      </w:divsChild>
    </w:div>
    <w:div w:id="384455295">
      <w:bodyDiv w:val="1"/>
      <w:marLeft w:val="0"/>
      <w:marRight w:val="0"/>
      <w:marTop w:val="0"/>
      <w:marBottom w:val="0"/>
      <w:divBdr>
        <w:top w:val="none" w:sz="0" w:space="0" w:color="auto"/>
        <w:left w:val="none" w:sz="0" w:space="0" w:color="auto"/>
        <w:bottom w:val="none" w:sz="0" w:space="0" w:color="auto"/>
        <w:right w:val="none" w:sz="0" w:space="0" w:color="auto"/>
      </w:divBdr>
      <w:divsChild>
        <w:div w:id="1483233844">
          <w:marLeft w:val="0"/>
          <w:marRight w:val="0"/>
          <w:marTop w:val="0"/>
          <w:marBottom w:val="0"/>
          <w:divBdr>
            <w:top w:val="none" w:sz="0" w:space="0" w:color="auto"/>
            <w:left w:val="none" w:sz="0" w:space="0" w:color="auto"/>
            <w:bottom w:val="none" w:sz="0" w:space="0" w:color="auto"/>
            <w:right w:val="none" w:sz="0" w:space="0" w:color="auto"/>
          </w:divBdr>
          <w:divsChild>
            <w:div w:id="2898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036310">
      <w:bodyDiv w:val="1"/>
      <w:marLeft w:val="0"/>
      <w:marRight w:val="0"/>
      <w:marTop w:val="0"/>
      <w:marBottom w:val="0"/>
      <w:divBdr>
        <w:top w:val="none" w:sz="0" w:space="0" w:color="auto"/>
        <w:left w:val="none" w:sz="0" w:space="0" w:color="auto"/>
        <w:bottom w:val="none" w:sz="0" w:space="0" w:color="auto"/>
        <w:right w:val="none" w:sz="0" w:space="0" w:color="auto"/>
      </w:divBdr>
    </w:div>
    <w:div w:id="392823282">
      <w:bodyDiv w:val="1"/>
      <w:marLeft w:val="0"/>
      <w:marRight w:val="0"/>
      <w:marTop w:val="0"/>
      <w:marBottom w:val="0"/>
      <w:divBdr>
        <w:top w:val="none" w:sz="0" w:space="0" w:color="auto"/>
        <w:left w:val="none" w:sz="0" w:space="0" w:color="auto"/>
        <w:bottom w:val="none" w:sz="0" w:space="0" w:color="auto"/>
        <w:right w:val="none" w:sz="0" w:space="0" w:color="auto"/>
      </w:divBdr>
      <w:divsChild>
        <w:div w:id="1385982310">
          <w:marLeft w:val="0"/>
          <w:marRight w:val="0"/>
          <w:marTop w:val="0"/>
          <w:marBottom w:val="0"/>
          <w:divBdr>
            <w:top w:val="none" w:sz="0" w:space="0" w:color="auto"/>
            <w:left w:val="none" w:sz="0" w:space="0" w:color="auto"/>
            <w:bottom w:val="none" w:sz="0" w:space="0" w:color="auto"/>
            <w:right w:val="none" w:sz="0" w:space="0" w:color="auto"/>
          </w:divBdr>
        </w:div>
      </w:divsChild>
    </w:div>
    <w:div w:id="396324778">
      <w:bodyDiv w:val="1"/>
      <w:marLeft w:val="0"/>
      <w:marRight w:val="0"/>
      <w:marTop w:val="0"/>
      <w:marBottom w:val="0"/>
      <w:divBdr>
        <w:top w:val="none" w:sz="0" w:space="0" w:color="auto"/>
        <w:left w:val="none" w:sz="0" w:space="0" w:color="auto"/>
        <w:bottom w:val="none" w:sz="0" w:space="0" w:color="auto"/>
        <w:right w:val="none" w:sz="0" w:space="0" w:color="auto"/>
      </w:divBdr>
    </w:div>
    <w:div w:id="406656483">
      <w:bodyDiv w:val="1"/>
      <w:marLeft w:val="0"/>
      <w:marRight w:val="0"/>
      <w:marTop w:val="0"/>
      <w:marBottom w:val="0"/>
      <w:divBdr>
        <w:top w:val="none" w:sz="0" w:space="0" w:color="auto"/>
        <w:left w:val="none" w:sz="0" w:space="0" w:color="auto"/>
        <w:bottom w:val="none" w:sz="0" w:space="0" w:color="auto"/>
        <w:right w:val="none" w:sz="0" w:space="0" w:color="auto"/>
      </w:divBdr>
      <w:divsChild>
        <w:div w:id="1157844438">
          <w:marLeft w:val="0"/>
          <w:marRight w:val="0"/>
          <w:marTop w:val="0"/>
          <w:marBottom w:val="0"/>
          <w:divBdr>
            <w:top w:val="none" w:sz="0" w:space="0" w:color="auto"/>
            <w:left w:val="none" w:sz="0" w:space="0" w:color="auto"/>
            <w:bottom w:val="none" w:sz="0" w:space="0" w:color="auto"/>
            <w:right w:val="none" w:sz="0" w:space="0" w:color="auto"/>
          </w:divBdr>
        </w:div>
      </w:divsChild>
    </w:div>
    <w:div w:id="412161392">
      <w:bodyDiv w:val="1"/>
      <w:marLeft w:val="0"/>
      <w:marRight w:val="0"/>
      <w:marTop w:val="0"/>
      <w:marBottom w:val="0"/>
      <w:divBdr>
        <w:top w:val="none" w:sz="0" w:space="0" w:color="auto"/>
        <w:left w:val="none" w:sz="0" w:space="0" w:color="auto"/>
        <w:bottom w:val="none" w:sz="0" w:space="0" w:color="auto"/>
        <w:right w:val="none" w:sz="0" w:space="0" w:color="auto"/>
      </w:divBdr>
    </w:div>
    <w:div w:id="426196280">
      <w:bodyDiv w:val="1"/>
      <w:marLeft w:val="0"/>
      <w:marRight w:val="0"/>
      <w:marTop w:val="0"/>
      <w:marBottom w:val="0"/>
      <w:divBdr>
        <w:top w:val="none" w:sz="0" w:space="0" w:color="auto"/>
        <w:left w:val="none" w:sz="0" w:space="0" w:color="auto"/>
        <w:bottom w:val="none" w:sz="0" w:space="0" w:color="auto"/>
        <w:right w:val="none" w:sz="0" w:space="0" w:color="auto"/>
      </w:divBdr>
      <w:divsChild>
        <w:div w:id="955911650">
          <w:marLeft w:val="0"/>
          <w:marRight w:val="0"/>
          <w:marTop w:val="0"/>
          <w:marBottom w:val="0"/>
          <w:divBdr>
            <w:top w:val="none" w:sz="0" w:space="0" w:color="auto"/>
            <w:left w:val="none" w:sz="0" w:space="0" w:color="auto"/>
            <w:bottom w:val="none" w:sz="0" w:space="0" w:color="auto"/>
            <w:right w:val="none" w:sz="0" w:space="0" w:color="auto"/>
          </w:divBdr>
        </w:div>
      </w:divsChild>
    </w:div>
    <w:div w:id="440954340">
      <w:bodyDiv w:val="1"/>
      <w:marLeft w:val="0"/>
      <w:marRight w:val="0"/>
      <w:marTop w:val="0"/>
      <w:marBottom w:val="0"/>
      <w:divBdr>
        <w:top w:val="none" w:sz="0" w:space="0" w:color="auto"/>
        <w:left w:val="none" w:sz="0" w:space="0" w:color="auto"/>
        <w:bottom w:val="none" w:sz="0" w:space="0" w:color="auto"/>
        <w:right w:val="none" w:sz="0" w:space="0" w:color="auto"/>
      </w:divBdr>
      <w:divsChild>
        <w:div w:id="1243838099">
          <w:marLeft w:val="0"/>
          <w:marRight w:val="0"/>
          <w:marTop w:val="0"/>
          <w:marBottom w:val="0"/>
          <w:divBdr>
            <w:top w:val="none" w:sz="0" w:space="0" w:color="auto"/>
            <w:left w:val="none" w:sz="0" w:space="0" w:color="auto"/>
            <w:bottom w:val="none" w:sz="0" w:space="0" w:color="auto"/>
            <w:right w:val="none" w:sz="0" w:space="0" w:color="auto"/>
          </w:divBdr>
        </w:div>
      </w:divsChild>
    </w:div>
    <w:div w:id="444470021">
      <w:bodyDiv w:val="1"/>
      <w:marLeft w:val="0"/>
      <w:marRight w:val="0"/>
      <w:marTop w:val="0"/>
      <w:marBottom w:val="0"/>
      <w:divBdr>
        <w:top w:val="none" w:sz="0" w:space="0" w:color="auto"/>
        <w:left w:val="none" w:sz="0" w:space="0" w:color="auto"/>
        <w:bottom w:val="none" w:sz="0" w:space="0" w:color="auto"/>
        <w:right w:val="none" w:sz="0" w:space="0" w:color="auto"/>
      </w:divBdr>
    </w:div>
    <w:div w:id="450711197">
      <w:bodyDiv w:val="1"/>
      <w:marLeft w:val="0"/>
      <w:marRight w:val="0"/>
      <w:marTop w:val="0"/>
      <w:marBottom w:val="0"/>
      <w:divBdr>
        <w:top w:val="none" w:sz="0" w:space="0" w:color="auto"/>
        <w:left w:val="none" w:sz="0" w:space="0" w:color="auto"/>
        <w:bottom w:val="none" w:sz="0" w:space="0" w:color="auto"/>
        <w:right w:val="none" w:sz="0" w:space="0" w:color="auto"/>
      </w:divBdr>
      <w:divsChild>
        <w:div w:id="640841984">
          <w:marLeft w:val="0"/>
          <w:marRight w:val="0"/>
          <w:marTop w:val="0"/>
          <w:marBottom w:val="0"/>
          <w:divBdr>
            <w:top w:val="none" w:sz="0" w:space="0" w:color="auto"/>
            <w:left w:val="none" w:sz="0" w:space="0" w:color="auto"/>
            <w:bottom w:val="none" w:sz="0" w:space="0" w:color="auto"/>
            <w:right w:val="none" w:sz="0" w:space="0" w:color="auto"/>
          </w:divBdr>
          <w:divsChild>
            <w:div w:id="131780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93616">
      <w:bodyDiv w:val="1"/>
      <w:marLeft w:val="0"/>
      <w:marRight w:val="0"/>
      <w:marTop w:val="0"/>
      <w:marBottom w:val="0"/>
      <w:divBdr>
        <w:top w:val="none" w:sz="0" w:space="0" w:color="auto"/>
        <w:left w:val="none" w:sz="0" w:space="0" w:color="auto"/>
        <w:bottom w:val="none" w:sz="0" w:space="0" w:color="auto"/>
        <w:right w:val="none" w:sz="0" w:space="0" w:color="auto"/>
      </w:divBdr>
      <w:divsChild>
        <w:div w:id="278239">
          <w:marLeft w:val="0"/>
          <w:marRight w:val="0"/>
          <w:marTop w:val="0"/>
          <w:marBottom w:val="0"/>
          <w:divBdr>
            <w:top w:val="none" w:sz="0" w:space="0" w:color="auto"/>
            <w:left w:val="none" w:sz="0" w:space="0" w:color="auto"/>
            <w:bottom w:val="none" w:sz="0" w:space="0" w:color="auto"/>
            <w:right w:val="none" w:sz="0" w:space="0" w:color="auto"/>
          </w:divBdr>
        </w:div>
      </w:divsChild>
    </w:div>
    <w:div w:id="479267941">
      <w:bodyDiv w:val="1"/>
      <w:marLeft w:val="0"/>
      <w:marRight w:val="0"/>
      <w:marTop w:val="0"/>
      <w:marBottom w:val="0"/>
      <w:divBdr>
        <w:top w:val="none" w:sz="0" w:space="0" w:color="auto"/>
        <w:left w:val="none" w:sz="0" w:space="0" w:color="auto"/>
        <w:bottom w:val="none" w:sz="0" w:space="0" w:color="auto"/>
        <w:right w:val="none" w:sz="0" w:space="0" w:color="auto"/>
      </w:divBdr>
      <w:divsChild>
        <w:div w:id="1519923751">
          <w:marLeft w:val="0"/>
          <w:marRight w:val="0"/>
          <w:marTop w:val="0"/>
          <w:marBottom w:val="0"/>
          <w:divBdr>
            <w:top w:val="none" w:sz="0" w:space="0" w:color="auto"/>
            <w:left w:val="none" w:sz="0" w:space="0" w:color="auto"/>
            <w:bottom w:val="none" w:sz="0" w:space="0" w:color="auto"/>
            <w:right w:val="none" w:sz="0" w:space="0" w:color="auto"/>
          </w:divBdr>
        </w:div>
      </w:divsChild>
    </w:div>
    <w:div w:id="487673566">
      <w:bodyDiv w:val="1"/>
      <w:marLeft w:val="0"/>
      <w:marRight w:val="0"/>
      <w:marTop w:val="0"/>
      <w:marBottom w:val="0"/>
      <w:divBdr>
        <w:top w:val="none" w:sz="0" w:space="0" w:color="auto"/>
        <w:left w:val="none" w:sz="0" w:space="0" w:color="auto"/>
        <w:bottom w:val="none" w:sz="0" w:space="0" w:color="auto"/>
        <w:right w:val="none" w:sz="0" w:space="0" w:color="auto"/>
      </w:divBdr>
      <w:divsChild>
        <w:div w:id="265039482">
          <w:marLeft w:val="0"/>
          <w:marRight w:val="0"/>
          <w:marTop w:val="0"/>
          <w:marBottom w:val="0"/>
          <w:divBdr>
            <w:top w:val="none" w:sz="0" w:space="0" w:color="auto"/>
            <w:left w:val="none" w:sz="0" w:space="0" w:color="auto"/>
            <w:bottom w:val="none" w:sz="0" w:space="0" w:color="auto"/>
            <w:right w:val="none" w:sz="0" w:space="0" w:color="auto"/>
          </w:divBdr>
        </w:div>
      </w:divsChild>
    </w:div>
    <w:div w:id="488636541">
      <w:bodyDiv w:val="1"/>
      <w:marLeft w:val="0"/>
      <w:marRight w:val="0"/>
      <w:marTop w:val="0"/>
      <w:marBottom w:val="0"/>
      <w:divBdr>
        <w:top w:val="none" w:sz="0" w:space="0" w:color="auto"/>
        <w:left w:val="none" w:sz="0" w:space="0" w:color="auto"/>
        <w:bottom w:val="none" w:sz="0" w:space="0" w:color="auto"/>
        <w:right w:val="none" w:sz="0" w:space="0" w:color="auto"/>
      </w:divBdr>
    </w:div>
    <w:div w:id="493570275">
      <w:bodyDiv w:val="1"/>
      <w:marLeft w:val="0"/>
      <w:marRight w:val="0"/>
      <w:marTop w:val="0"/>
      <w:marBottom w:val="0"/>
      <w:divBdr>
        <w:top w:val="none" w:sz="0" w:space="0" w:color="auto"/>
        <w:left w:val="none" w:sz="0" w:space="0" w:color="auto"/>
        <w:bottom w:val="none" w:sz="0" w:space="0" w:color="auto"/>
        <w:right w:val="none" w:sz="0" w:space="0" w:color="auto"/>
      </w:divBdr>
      <w:divsChild>
        <w:div w:id="2007048382">
          <w:marLeft w:val="0"/>
          <w:marRight w:val="0"/>
          <w:marTop w:val="0"/>
          <w:marBottom w:val="0"/>
          <w:divBdr>
            <w:top w:val="none" w:sz="0" w:space="0" w:color="auto"/>
            <w:left w:val="none" w:sz="0" w:space="0" w:color="auto"/>
            <w:bottom w:val="none" w:sz="0" w:space="0" w:color="auto"/>
            <w:right w:val="none" w:sz="0" w:space="0" w:color="auto"/>
          </w:divBdr>
        </w:div>
      </w:divsChild>
    </w:div>
    <w:div w:id="496306743">
      <w:bodyDiv w:val="1"/>
      <w:marLeft w:val="0"/>
      <w:marRight w:val="0"/>
      <w:marTop w:val="0"/>
      <w:marBottom w:val="0"/>
      <w:divBdr>
        <w:top w:val="none" w:sz="0" w:space="0" w:color="auto"/>
        <w:left w:val="none" w:sz="0" w:space="0" w:color="auto"/>
        <w:bottom w:val="none" w:sz="0" w:space="0" w:color="auto"/>
        <w:right w:val="none" w:sz="0" w:space="0" w:color="auto"/>
      </w:divBdr>
      <w:divsChild>
        <w:div w:id="1341201474">
          <w:marLeft w:val="0"/>
          <w:marRight w:val="0"/>
          <w:marTop w:val="0"/>
          <w:marBottom w:val="0"/>
          <w:divBdr>
            <w:top w:val="none" w:sz="0" w:space="0" w:color="auto"/>
            <w:left w:val="none" w:sz="0" w:space="0" w:color="auto"/>
            <w:bottom w:val="none" w:sz="0" w:space="0" w:color="auto"/>
            <w:right w:val="none" w:sz="0" w:space="0" w:color="auto"/>
          </w:divBdr>
        </w:div>
      </w:divsChild>
    </w:div>
    <w:div w:id="510608497">
      <w:bodyDiv w:val="1"/>
      <w:marLeft w:val="0"/>
      <w:marRight w:val="0"/>
      <w:marTop w:val="0"/>
      <w:marBottom w:val="0"/>
      <w:divBdr>
        <w:top w:val="none" w:sz="0" w:space="0" w:color="auto"/>
        <w:left w:val="none" w:sz="0" w:space="0" w:color="auto"/>
        <w:bottom w:val="none" w:sz="0" w:space="0" w:color="auto"/>
        <w:right w:val="none" w:sz="0" w:space="0" w:color="auto"/>
      </w:divBdr>
      <w:divsChild>
        <w:div w:id="958531705">
          <w:marLeft w:val="0"/>
          <w:marRight w:val="0"/>
          <w:marTop w:val="0"/>
          <w:marBottom w:val="0"/>
          <w:divBdr>
            <w:top w:val="none" w:sz="0" w:space="0" w:color="auto"/>
            <w:left w:val="none" w:sz="0" w:space="0" w:color="auto"/>
            <w:bottom w:val="none" w:sz="0" w:space="0" w:color="auto"/>
            <w:right w:val="none" w:sz="0" w:space="0" w:color="auto"/>
          </w:divBdr>
        </w:div>
      </w:divsChild>
    </w:div>
    <w:div w:id="527914603">
      <w:bodyDiv w:val="1"/>
      <w:marLeft w:val="0"/>
      <w:marRight w:val="0"/>
      <w:marTop w:val="0"/>
      <w:marBottom w:val="0"/>
      <w:divBdr>
        <w:top w:val="none" w:sz="0" w:space="0" w:color="auto"/>
        <w:left w:val="none" w:sz="0" w:space="0" w:color="auto"/>
        <w:bottom w:val="none" w:sz="0" w:space="0" w:color="auto"/>
        <w:right w:val="none" w:sz="0" w:space="0" w:color="auto"/>
      </w:divBdr>
      <w:divsChild>
        <w:div w:id="64186660">
          <w:marLeft w:val="0"/>
          <w:marRight w:val="0"/>
          <w:marTop w:val="0"/>
          <w:marBottom w:val="0"/>
          <w:divBdr>
            <w:top w:val="none" w:sz="0" w:space="0" w:color="auto"/>
            <w:left w:val="none" w:sz="0" w:space="0" w:color="auto"/>
            <w:bottom w:val="none" w:sz="0" w:space="0" w:color="auto"/>
            <w:right w:val="none" w:sz="0" w:space="0" w:color="auto"/>
          </w:divBdr>
        </w:div>
      </w:divsChild>
    </w:div>
    <w:div w:id="563025250">
      <w:bodyDiv w:val="1"/>
      <w:marLeft w:val="0"/>
      <w:marRight w:val="0"/>
      <w:marTop w:val="0"/>
      <w:marBottom w:val="0"/>
      <w:divBdr>
        <w:top w:val="none" w:sz="0" w:space="0" w:color="auto"/>
        <w:left w:val="none" w:sz="0" w:space="0" w:color="auto"/>
        <w:bottom w:val="none" w:sz="0" w:space="0" w:color="auto"/>
        <w:right w:val="none" w:sz="0" w:space="0" w:color="auto"/>
      </w:divBdr>
      <w:divsChild>
        <w:div w:id="246500188">
          <w:marLeft w:val="0"/>
          <w:marRight w:val="0"/>
          <w:marTop w:val="0"/>
          <w:marBottom w:val="0"/>
          <w:divBdr>
            <w:top w:val="none" w:sz="0" w:space="0" w:color="auto"/>
            <w:left w:val="none" w:sz="0" w:space="0" w:color="auto"/>
            <w:bottom w:val="none" w:sz="0" w:space="0" w:color="auto"/>
            <w:right w:val="none" w:sz="0" w:space="0" w:color="auto"/>
          </w:divBdr>
        </w:div>
      </w:divsChild>
    </w:div>
    <w:div w:id="596258496">
      <w:bodyDiv w:val="1"/>
      <w:marLeft w:val="0"/>
      <w:marRight w:val="0"/>
      <w:marTop w:val="0"/>
      <w:marBottom w:val="0"/>
      <w:divBdr>
        <w:top w:val="none" w:sz="0" w:space="0" w:color="auto"/>
        <w:left w:val="none" w:sz="0" w:space="0" w:color="auto"/>
        <w:bottom w:val="none" w:sz="0" w:space="0" w:color="auto"/>
        <w:right w:val="none" w:sz="0" w:space="0" w:color="auto"/>
      </w:divBdr>
      <w:divsChild>
        <w:div w:id="947588288">
          <w:marLeft w:val="0"/>
          <w:marRight w:val="0"/>
          <w:marTop w:val="0"/>
          <w:marBottom w:val="0"/>
          <w:divBdr>
            <w:top w:val="none" w:sz="0" w:space="0" w:color="auto"/>
            <w:left w:val="none" w:sz="0" w:space="0" w:color="auto"/>
            <w:bottom w:val="none" w:sz="0" w:space="0" w:color="auto"/>
            <w:right w:val="none" w:sz="0" w:space="0" w:color="auto"/>
          </w:divBdr>
          <w:divsChild>
            <w:div w:id="54244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839904">
      <w:bodyDiv w:val="1"/>
      <w:marLeft w:val="0"/>
      <w:marRight w:val="0"/>
      <w:marTop w:val="0"/>
      <w:marBottom w:val="0"/>
      <w:divBdr>
        <w:top w:val="none" w:sz="0" w:space="0" w:color="auto"/>
        <w:left w:val="none" w:sz="0" w:space="0" w:color="auto"/>
        <w:bottom w:val="none" w:sz="0" w:space="0" w:color="auto"/>
        <w:right w:val="none" w:sz="0" w:space="0" w:color="auto"/>
      </w:divBdr>
      <w:divsChild>
        <w:div w:id="1722754568">
          <w:marLeft w:val="0"/>
          <w:marRight w:val="0"/>
          <w:marTop w:val="0"/>
          <w:marBottom w:val="0"/>
          <w:divBdr>
            <w:top w:val="none" w:sz="0" w:space="0" w:color="auto"/>
            <w:left w:val="none" w:sz="0" w:space="0" w:color="auto"/>
            <w:bottom w:val="none" w:sz="0" w:space="0" w:color="auto"/>
            <w:right w:val="none" w:sz="0" w:space="0" w:color="auto"/>
          </w:divBdr>
          <w:divsChild>
            <w:div w:id="48983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459243">
      <w:bodyDiv w:val="1"/>
      <w:marLeft w:val="0"/>
      <w:marRight w:val="0"/>
      <w:marTop w:val="0"/>
      <w:marBottom w:val="0"/>
      <w:divBdr>
        <w:top w:val="none" w:sz="0" w:space="0" w:color="auto"/>
        <w:left w:val="none" w:sz="0" w:space="0" w:color="auto"/>
        <w:bottom w:val="none" w:sz="0" w:space="0" w:color="auto"/>
        <w:right w:val="none" w:sz="0" w:space="0" w:color="auto"/>
      </w:divBdr>
    </w:div>
    <w:div w:id="605382231">
      <w:bodyDiv w:val="1"/>
      <w:marLeft w:val="0"/>
      <w:marRight w:val="0"/>
      <w:marTop w:val="0"/>
      <w:marBottom w:val="0"/>
      <w:divBdr>
        <w:top w:val="none" w:sz="0" w:space="0" w:color="auto"/>
        <w:left w:val="none" w:sz="0" w:space="0" w:color="auto"/>
        <w:bottom w:val="none" w:sz="0" w:space="0" w:color="auto"/>
        <w:right w:val="none" w:sz="0" w:space="0" w:color="auto"/>
      </w:divBdr>
    </w:div>
    <w:div w:id="616107037">
      <w:bodyDiv w:val="1"/>
      <w:marLeft w:val="0"/>
      <w:marRight w:val="0"/>
      <w:marTop w:val="0"/>
      <w:marBottom w:val="0"/>
      <w:divBdr>
        <w:top w:val="none" w:sz="0" w:space="0" w:color="auto"/>
        <w:left w:val="none" w:sz="0" w:space="0" w:color="auto"/>
        <w:bottom w:val="none" w:sz="0" w:space="0" w:color="auto"/>
        <w:right w:val="none" w:sz="0" w:space="0" w:color="auto"/>
      </w:divBdr>
      <w:divsChild>
        <w:div w:id="734593582">
          <w:marLeft w:val="0"/>
          <w:marRight w:val="0"/>
          <w:marTop w:val="0"/>
          <w:marBottom w:val="0"/>
          <w:divBdr>
            <w:top w:val="none" w:sz="0" w:space="0" w:color="auto"/>
            <w:left w:val="none" w:sz="0" w:space="0" w:color="auto"/>
            <w:bottom w:val="none" w:sz="0" w:space="0" w:color="auto"/>
            <w:right w:val="none" w:sz="0" w:space="0" w:color="auto"/>
          </w:divBdr>
        </w:div>
      </w:divsChild>
    </w:div>
    <w:div w:id="642850248">
      <w:bodyDiv w:val="1"/>
      <w:marLeft w:val="0"/>
      <w:marRight w:val="0"/>
      <w:marTop w:val="0"/>
      <w:marBottom w:val="0"/>
      <w:divBdr>
        <w:top w:val="none" w:sz="0" w:space="0" w:color="auto"/>
        <w:left w:val="none" w:sz="0" w:space="0" w:color="auto"/>
        <w:bottom w:val="none" w:sz="0" w:space="0" w:color="auto"/>
        <w:right w:val="none" w:sz="0" w:space="0" w:color="auto"/>
      </w:divBdr>
    </w:div>
    <w:div w:id="647130320">
      <w:bodyDiv w:val="1"/>
      <w:marLeft w:val="0"/>
      <w:marRight w:val="0"/>
      <w:marTop w:val="0"/>
      <w:marBottom w:val="0"/>
      <w:divBdr>
        <w:top w:val="none" w:sz="0" w:space="0" w:color="auto"/>
        <w:left w:val="none" w:sz="0" w:space="0" w:color="auto"/>
        <w:bottom w:val="none" w:sz="0" w:space="0" w:color="auto"/>
        <w:right w:val="none" w:sz="0" w:space="0" w:color="auto"/>
      </w:divBdr>
      <w:divsChild>
        <w:div w:id="1353342927">
          <w:marLeft w:val="0"/>
          <w:marRight w:val="0"/>
          <w:marTop w:val="0"/>
          <w:marBottom w:val="0"/>
          <w:divBdr>
            <w:top w:val="none" w:sz="0" w:space="0" w:color="auto"/>
            <w:left w:val="none" w:sz="0" w:space="0" w:color="auto"/>
            <w:bottom w:val="none" w:sz="0" w:space="0" w:color="auto"/>
            <w:right w:val="none" w:sz="0" w:space="0" w:color="auto"/>
          </w:divBdr>
        </w:div>
      </w:divsChild>
    </w:div>
    <w:div w:id="662470229">
      <w:bodyDiv w:val="1"/>
      <w:marLeft w:val="0"/>
      <w:marRight w:val="0"/>
      <w:marTop w:val="0"/>
      <w:marBottom w:val="0"/>
      <w:divBdr>
        <w:top w:val="none" w:sz="0" w:space="0" w:color="auto"/>
        <w:left w:val="none" w:sz="0" w:space="0" w:color="auto"/>
        <w:bottom w:val="none" w:sz="0" w:space="0" w:color="auto"/>
        <w:right w:val="none" w:sz="0" w:space="0" w:color="auto"/>
      </w:divBdr>
      <w:divsChild>
        <w:div w:id="1583636981">
          <w:marLeft w:val="0"/>
          <w:marRight w:val="0"/>
          <w:marTop w:val="0"/>
          <w:marBottom w:val="0"/>
          <w:divBdr>
            <w:top w:val="none" w:sz="0" w:space="0" w:color="auto"/>
            <w:left w:val="none" w:sz="0" w:space="0" w:color="auto"/>
            <w:bottom w:val="none" w:sz="0" w:space="0" w:color="auto"/>
            <w:right w:val="none" w:sz="0" w:space="0" w:color="auto"/>
          </w:divBdr>
        </w:div>
      </w:divsChild>
    </w:div>
    <w:div w:id="666127865">
      <w:bodyDiv w:val="1"/>
      <w:marLeft w:val="0"/>
      <w:marRight w:val="0"/>
      <w:marTop w:val="0"/>
      <w:marBottom w:val="0"/>
      <w:divBdr>
        <w:top w:val="none" w:sz="0" w:space="0" w:color="auto"/>
        <w:left w:val="none" w:sz="0" w:space="0" w:color="auto"/>
        <w:bottom w:val="none" w:sz="0" w:space="0" w:color="auto"/>
        <w:right w:val="none" w:sz="0" w:space="0" w:color="auto"/>
      </w:divBdr>
      <w:divsChild>
        <w:div w:id="1923029789">
          <w:marLeft w:val="0"/>
          <w:marRight w:val="0"/>
          <w:marTop w:val="0"/>
          <w:marBottom w:val="0"/>
          <w:divBdr>
            <w:top w:val="none" w:sz="0" w:space="0" w:color="auto"/>
            <w:left w:val="none" w:sz="0" w:space="0" w:color="auto"/>
            <w:bottom w:val="none" w:sz="0" w:space="0" w:color="auto"/>
            <w:right w:val="none" w:sz="0" w:space="0" w:color="auto"/>
          </w:divBdr>
        </w:div>
      </w:divsChild>
    </w:div>
    <w:div w:id="676225624">
      <w:bodyDiv w:val="1"/>
      <w:marLeft w:val="0"/>
      <w:marRight w:val="0"/>
      <w:marTop w:val="0"/>
      <w:marBottom w:val="0"/>
      <w:divBdr>
        <w:top w:val="none" w:sz="0" w:space="0" w:color="auto"/>
        <w:left w:val="none" w:sz="0" w:space="0" w:color="auto"/>
        <w:bottom w:val="none" w:sz="0" w:space="0" w:color="auto"/>
        <w:right w:val="none" w:sz="0" w:space="0" w:color="auto"/>
      </w:divBdr>
    </w:div>
    <w:div w:id="685013340">
      <w:bodyDiv w:val="1"/>
      <w:marLeft w:val="0"/>
      <w:marRight w:val="0"/>
      <w:marTop w:val="0"/>
      <w:marBottom w:val="0"/>
      <w:divBdr>
        <w:top w:val="none" w:sz="0" w:space="0" w:color="auto"/>
        <w:left w:val="none" w:sz="0" w:space="0" w:color="auto"/>
        <w:bottom w:val="none" w:sz="0" w:space="0" w:color="auto"/>
        <w:right w:val="none" w:sz="0" w:space="0" w:color="auto"/>
      </w:divBdr>
    </w:div>
    <w:div w:id="705984260">
      <w:bodyDiv w:val="1"/>
      <w:marLeft w:val="0"/>
      <w:marRight w:val="0"/>
      <w:marTop w:val="0"/>
      <w:marBottom w:val="0"/>
      <w:divBdr>
        <w:top w:val="none" w:sz="0" w:space="0" w:color="auto"/>
        <w:left w:val="none" w:sz="0" w:space="0" w:color="auto"/>
        <w:bottom w:val="none" w:sz="0" w:space="0" w:color="auto"/>
        <w:right w:val="none" w:sz="0" w:space="0" w:color="auto"/>
      </w:divBdr>
    </w:div>
    <w:div w:id="742795162">
      <w:bodyDiv w:val="1"/>
      <w:marLeft w:val="0"/>
      <w:marRight w:val="0"/>
      <w:marTop w:val="0"/>
      <w:marBottom w:val="0"/>
      <w:divBdr>
        <w:top w:val="none" w:sz="0" w:space="0" w:color="auto"/>
        <w:left w:val="none" w:sz="0" w:space="0" w:color="auto"/>
        <w:bottom w:val="none" w:sz="0" w:space="0" w:color="auto"/>
        <w:right w:val="none" w:sz="0" w:space="0" w:color="auto"/>
      </w:divBdr>
      <w:divsChild>
        <w:div w:id="1921601259">
          <w:marLeft w:val="0"/>
          <w:marRight w:val="0"/>
          <w:marTop w:val="0"/>
          <w:marBottom w:val="0"/>
          <w:divBdr>
            <w:top w:val="none" w:sz="0" w:space="0" w:color="auto"/>
            <w:left w:val="none" w:sz="0" w:space="0" w:color="auto"/>
            <w:bottom w:val="none" w:sz="0" w:space="0" w:color="auto"/>
            <w:right w:val="none" w:sz="0" w:space="0" w:color="auto"/>
          </w:divBdr>
        </w:div>
      </w:divsChild>
    </w:div>
    <w:div w:id="749471996">
      <w:bodyDiv w:val="1"/>
      <w:marLeft w:val="0"/>
      <w:marRight w:val="0"/>
      <w:marTop w:val="0"/>
      <w:marBottom w:val="0"/>
      <w:divBdr>
        <w:top w:val="none" w:sz="0" w:space="0" w:color="auto"/>
        <w:left w:val="none" w:sz="0" w:space="0" w:color="auto"/>
        <w:bottom w:val="none" w:sz="0" w:space="0" w:color="auto"/>
        <w:right w:val="none" w:sz="0" w:space="0" w:color="auto"/>
      </w:divBdr>
      <w:divsChild>
        <w:div w:id="248540609">
          <w:marLeft w:val="0"/>
          <w:marRight w:val="0"/>
          <w:marTop w:val="0"/>
          <w:marBottom w:val="0"/>
          <w:divBdr>
            <w:top w:val="none" w:sz="0" w:space="0" w:color="auto"/>
            <w:left w:val="none" w:sz="0" w:space="0" w:color="auto"/>
            <w:bottom w:val="none" w:sz="0" w:space="0" w:color="auto"/>
            <w:right w:val="none" w:sz="0" w:space="0" w:color="auto"/>
          </w:divBdr>
        </w:div>
      </w:divsChild>
    </w:div>
    <w:div w:id="758719608">
      <w:bodyDiv w:val="1"/>
      <w:marLeft w:val="0"/>
      <w:marRight w:val="0"/>
      <w:marTop w:val="0"/>
      <w:marBottom w:val="0"/>
      <w:divBdr>
        <w:top w:val="none" w:sz="0" w:space="0" w:color="auto"/>
        <w:left w:val="none" w:sz="0" w:space="0" w:color="auto"/>
        <w:bottom w:val="none" w:sz="0" w:space="0" w:color="auto"/>
        <w:right w:val="none" w:sz="0" w:space="0" w:color="auto"/>
      </w:divBdr>
    </w:div>
    <w:div w:id="767698395">
      <w:bodyDiv w:val="1"/>
      <w:marLeft w:val="0"/>
      <w:marRight w:val="0"/>
      <w:marTop w:val="0"/>
      <w:marBottom w:val="0"/>
      <w:divBdr>
        <w:top w:val="none" w:sz="0" w:space="0" w:color="auto"/>
        <w:left w:val="none" w:sz="0" w:space="0" w:color="auto"/>
        <w:bottom w:val="none" w:sz="0" w:space="0" w:color="auto"/>
        <w:right w:val="none" w:sz="0" w:space="0" w:color="auto"/>
      </w:divBdr>
    </w:div>
    <w:div w:id="797339997">
      <w:bodyDiv w:val="1"/>
      <w:marLeft w:val="0"/>
      <w:marRight w:val="0"/>
      <w:marTop w:val="0"/>
      <w:marBottom w:val="0"/>
      <w:divBdr>
        <w:top w:val="none" w:sz="0" w:space="0" w:color="auto"/>
        <w:left w:val="none" w:sz="0" w:space="0" w:color="auto"/>
        <w:bottom w:val="none" w:sz="0" w:space="0" w:color="auto"/>
        <w:right w:val="none" w:sz="0" w:space="0" w:color="auto"/>
      </w:divBdr>
    </w:div>
    <w:div w:id="799299797">
      <w:bodyDiv w:val="1"/>
      <w:marLeft w:val="0"/>
      <w:marRight w:val="0"/>
      <w:marTop w:val="0"/>
      <w:marBottom w:val="0"/>
      <w:divBdr>
        <w:top w:val="none" w:sz="0" w:space="0" w:color="auto"/>
        <w:left w:val="none" w:sz="0" w:space="0" w:color="auto"/>
        <w:bottom w:val="none" w:sz="0" w:space="0" w:color="auto"/>
        <w:right w:val="none" w:sz="0" w:space="0" w:color="auto"/>
      </w:divBdr>
    </w:div>
    <w:div w:id="819230144">
      <w:bodyDiv w:val="1"/>
      <w:marLeft w:val="0"/>
      <w:marRight w:val="0"/>
      <w:marTop w:val="0"/>
      <w:marBottom w:val="0"/>
      <w:divBdr>
        <w:top w:val="none" w:sz="0" w:space="0" w:color="auto"/>
        <w:left w:val="none" w:sz="0" w:space="0" w:color="auto"/>
        <w:bottom w:val="none" w:sz="0" w:space="0" w:color="auto"/>
        <w:right w:val="none" w:sz="0" w:space="0" w:color="auto"/>
      </w:divBdr>
      <w:divsChild>
        <w:div w:id="1146631960">
          <w:marLeft w:val="0"/>
          <w:marRight w:val="0"/>
          <w:marTop w:val="0"/>
          <w:marBottom w:val="0"/>
          <w:divBdr>
            <w:top w:val="none" w:sz="0" w:space="0" w:color="auto"/>
            <w:left w:val="none" w:sz="0" w:space="0" w:color="auto"/>
            <w:bottom w:val="none" w:sz="0" w:space="0" w:color="auto"/>
            <w:right w:val="none" w:sz="0" w:space="0" w:color="auto"/>
          </w:divBdr>
        </w:div>
      </w:divsChild>
    </w:div>
    <w:div w:id="823082745">
      <w:bodyDiv w:val="1"/>
      <w:marLeft w:val="0"/>
      <w:marRight w:val="0"/>
      <w:marTop w:val="0"/>
      <w:marBottom w:val="0"/>
      <w:divBdr>
        <w:top w:val="none" w:sz="0" w:space="0" w:color="auto"/>
        <w:left w:val="none" w:sz="0" w:space="0" w:color="auto"/>
        <w:bottom w:val="none" w:sz="0" w:space="0" w:color="auto"/>
        <w:right w:val="none" w:sz="0" w:space="0" w:color="auto"/>
      </w:divBdr>
    </w:div>
    <w:div w:id="846795203">
      <w:bodyDiv w:val="1"/>
      <w:marLeft w:val="0"/>
      <w:marRight w:val="0"/>
      <w:marTop w:val="0"/>
      <w:marBottom w:val="0"/>
      <w:divBdr>
        <w:top w:val="none" w:sz="0" w:space="0" w:color="auto"/>
        <w:left w:val="none" w:sz="0" w:space="0" w:color="auto"/>
        <w:bottom w:val="none" w:sz="0" w:space="0" w:color="auto"/>
        <w:right w:val="none" w:sz="0" w:space="0" w:color="auto"/>
      </w:divBdr>
    </w:div>
    <w:div w:id="872890274">
      <w:bodyDiv w:val="1"/>
      <w:marLeft w:val="0"/>
      <w:marRight w:val="0"/>
      <w:marTop w:val="0"/>
      <w:marBottom w:val="0"/>
      <w:divBdr>
        <w:top w:val="none" w:sz="0" w:space="0" w:color="auto"/>
        <w:left w:val="none" w:sz="0" w:space="0" w:color="auto"/>
        <w:bottom w:val="none" w:sz="0" w:space="0" w:color="auto"/>
        <w:right w:val="none" w:sz="0" w:space="0" w:color="auto"/>
      </w:divBdr>
      <w:divsChild>
        <w:div w:id="1642731800">
          <w:marLeft w:val="0"/>
          <w:marRight w:val="0"/>
          <w:marTop w:val="0"/>
          <w:marBottom w:val="0"/>
          <w:divBdr>
            <w:top w:val="none" w:sz="0" w:space="0" w:color="auto"/>
            <w:left w:val="none" w:sz="0" w:space="0" w:color="auto"/>
            <w:bottom w:val="none" w:sz="0" w:space="0" w:color="auto"/>
            <w:right w:val="none" w:sz="0" w:space="0" w:color="auto"/>
          </w:divBdr>
        </w:div>
      </w:divsChild>
    </w:div>
    <w:div w:id="875234160">
      <w:bodyDiv w:val="1"/>
      <w:marLeft w:val="0"/>
      <w:marRight w:val="0"/>
      <w:marTop w:val="0"/>
      <w:marBottom w:val="0"/>
      <w:divBdr>
        <w:top w:val="none" w:sz="0" w:space="0" w:color="auto"/>
        <w:left w:val="none" w:sz="0" w:space="0" w:color="auto"/>
        <w:bottom w:val="none" w:sz="0" w:space="0" w:color="auto"/>
        <w:right w:val="none" w:sz="0" w:space="0" w:color="auto"/>
      </w:divBdr>
      <w:divsChild>
        <w:div w:id="1381902540">
          <w:marLeft w:val="0"/>
          <w:marRight w:val="0"/>
          <w:marTop w:val="0"/>
          <w:marBottom w:val="0"/>
          <w:divBdr>
            <w:top w:val="none" w:sz="0" w:space="0" w:color="auto"/>
            <w:left w:val="none" w:sz="0" w:space="0" w:color="auto"/>
            <w:bottom w:val="none" w:sz="0" w:space="0" w:color="auto"/>
            <w:right w:val="none" w:sz="0" w:space="0" w:color="auto"/>
          </w:divBdr>
        </w:div>
      </w:divsChild>
    </w:div>
    <w:div w:id="882911213">
      <w:bodyDiv w:val="1"/>
      <w:marLeft w:val="0"/>
      <w:marRight w:val="0"/>
      <w:marTop w:val="0"/>
      <w:marBottom w:val="0"/>
      <w:divBdr>
        <w:top w:val="none" w:sz="0" w:space="0" w:color="auto"/>
        <w:left w:val="none" w:sz="0" w:space="0" w:color="auto"/>
        <w:bottom w:val="none" w:sz="0" w:space="0" w:color="auto"/>
        <w:right w:val="none" w:sz="0" w:space="0" w:color="auto"/>
      </w:divBdr>
    </w:div>
    <w:div w:id="889848283">
      <w:bodyDiv w:val="1"/>
      <w:marLeft w:val="0"/>
      <w:marRight w:val="0"/>
      <w:marTop w:val="0"/>
      <w:marBottom w:val="0"/>
      <w:divBdr>
        <w:top w:val="none" w:sz="0" w:space="0" w:color="auto"/>
        <w:left w:val="none" w:sz="0" w:space="0" w:color="auto"/>
        <w:bottom w:val="none" w:sz="0" w:space="0" w:color="auto"/>
        <w:right w:val="none" w:sz="0" w:space="0" w:color="auto"/>
      </w:divBdr>
    </w:div>
    <w:div w:id="906888092">
      <w:bodyDiv w:val="1"/>
      <w:marLeft w:val="0"/>
      <w:marRight w:val="0"/>
      <w:marTop w:val="0"/>
      <w:marBottom w:val="0"/>
      <w:divBdr>
        <w:top w:val="none" w:sz="0" w:space="0" w:color="auto"/>
        <w:left w:val="none" w:sz="0" w:space="0" w:color="auto"/>
        <w:bottom w:val="none" w:sz="0" w:space="0" w:color="auto"/>
        <w:right w:val="none" w:sz="0" w:space="0" w:color="auto"/>
      </w:divBdr>
    </w:div>
    <w:div w:id="926813200">
      <w:bodyDiv w:val="1"/>
      <w:marLeft w:val="0"/>
      <w:marRight w:val="0"/>
      <w:marTop w:val="0"/>
      <w:marBottom w:val="0"/>
      <w:divBdr>
        <w:top w:val="none" w:sz="0" w:space="0" w:color="auto"/>
        <w:left w:val="none" w:sz="0" w:space="0" w:color="auto"/>
        <w:bottom w:val="none" w:sz="0" w:space="0" w:color="auto"/>
        <w:right w:val="none" w:sz="0" w:space="0" w:color="auto"/>
      </w:divBdr>
    </w:div>
    <w:div w:id="953169673">
      <w:bodyDiv w:val="1"/>
      <w:marLeft w:val="0"/>
      <w:marRight w:val="0"/>
      <w:marTop w:val="0"/>
      <w:marBottom w:val="0"/>
      <w:divBdr>
        <w:top w:val="none" w:sz="0" w:space="0" w:color="auto"/>
        <w:left w:val="none" w:sz="0" w:space="0" w:color="auto"/>
        <w:bottom w:val="none" w:sz="0" w:space="0" w:color="auto"/>
        <w:right w:val="none" w:sz="0" w:space="0" w:color="auto"/>
      </w:divBdr>
      <w:divsChild>
        <w:div w:id="1000811561">
          <w:marLeft w:val="0"/>
          <w:marRight w:val="0"/>
          <w:marTop w:val="0"/>
          <w:marBottom w:val="0"/>
          <w:divBdr>
            <w:top w:val="none" w:sz="0" w:space="0" w:color="auto"/>
            <w:left w:val="none" w:sz="0" w:space="0" w:color="auto"/>
            <w:bottom w:val="none" w:sz="0" w:space="0" w:color="auto"/>
            <w:right w:val="none" w:sz="0" w:space="0" w:color="auto"/>
          </w:divBdr>
        </w:div>
      </w:divsChild>
    </w:div>
    <w:div w:id="1022391955">
      <w:bodyDiv w:val="1"/>
      <w:marLeft w:val="0"/>
      <w:marRight w:val="0"/>
      <w:marTop w:val="0"/>
      <w:marBottom w:val="0"/>
      <w:divBdr>
        <w:top w:val="none" w:sz="0" w:space="0" w:color="auto"/>
        <w:left w:val="none" w:sz="0" w:space="0" w:color="auto"/>
        <w:bottom w:val="none" w:sz="0" w:space="0" w:color="auto"/>
        <w:right w:val="none" w:sz="0" w:space="0" w:color="auto"/>
      </w:divBdr>
    </w:div>
    <w:div w:id="1039545377">
      <w:bodyDiv w:val="1"/>
      <w:marLeft w:val="0"/>
      <w:marRight w:val="0"/>
      <w:marTop w:val="0"/>
      <w:marBottom w:val="0"/>
      <w:divBdr>
        <w:top w:val="none" w:sz="0" w:space="0" w:color="auto"/>
        <w:left w:val="none" w:sz="0" w:space="0" w:color="auto"/>
        <w:bottom w:val="none" w:sz="0" w:space="0" w:color="auto"/>
        <w:right w:val="none" w:sz="0" w:space="0" w:color="auto"/>
      </w:divBdr>
      <w:divsChild>
        <w:div w:id="476000791">
          <w:marLeft w:val="0"/>
          <w:marRight w:val="0"/>
          <w:marTop w:val="0"/>
          <w:marBottom w:val="0"/>
          <w:divBdr>
            <w:top w:val="none" w:sz="0" w:space="0" w:color="auto"/>
            <w:left w:val="none" w:sz="0" w:space="0" w:color="auto"/>
            <w:bottom w:val="none" w:sz="0" w:space="0" w:color="auto"/>
            <w:right w:val="none" w:sz="0" w:space="0" w:color="auto"/>
          </w:divBdr>
        </w:div>
      </w:divsChild>
    </w:div>
    <w:div w:id="1088771418">
      <w:bodyDiv w:val="1"/>
      <w:marLeft w:val="0"/>
      <w:marRight w:val="0"/>
      <w:marTop w:val="0"/>
      <w:marBottom w:val="0"/>
      <w:divBdr>
        <w:top w:val="none" w:sz="0" w:space="0" w:color="auto"/>
        <w:left w:val="none" w:sz="0" w:space="0" w:color="auto"/>
        <w:bottom w:val="none" w:sz="0" w:space="0" w:color="auto"/>
        <w:right w:val="none" w:sz="0" w:space="0" w:color="auto"/>
      </w:divBdr>
    </w:div>
    <w:div w:id="1139954660">
      <w:bodyDiv w:val="1"/>
      <w:marLeft w:val="0"/>
      <w:marRight w:val="0"/>
      <w:marTop w:val="0"/>
      <w:marBottom w:val="0"/>
      <w:divBdr>
        <w:top w:val="none" w:sz="0" w:space="0" w:color="auto"/>
        <w:left w:val="none" w:sz="0" w:space="0" w:color="auto"/>
        <w:bottom w:val="none" w:sz="0" w:space="0" w:color="auto"/>
        <w:right w:val="none" w:sz="0" w:space="0" w:color="auto"/>
      </w:divBdr>
    </w:div>
    <w:div w:id="1140999523">
      <w:bodyDiv w:val="1"/>
      <w:marLeft w:val="0"/>
      <w:marRight w:val="0"/>
      <w:marTop w:val="0"/>
      <w:marBottom w:val="0"/>
      <w:divBdr>
        <w:top w:val="none" w:sz="0" w:space="0" w:color="auto"/>
        <w:left w:val="none" w:sz="0" w:space="0" w:color="auto"/>
        <w:bottom w:val="none" w:sz="0" w:space="0" w:color="auto"/>
        <w:right w:val="none" w:sz="0" w:space="0" w:color="auto"/>
      </w:divBdr>
      <w:divsChild>
        <w:div w:id="924194372">
          <w:marLeft w:val="0"/>
          <w:marRight w:val="0"/>
          <w:marTop w:val="0"/>
          <w:marBottom w:val="0"/>
          <w:divBdr>
            <w:top w:val="none" w:sz="0" w:space="0" w:color="auto"/>
            <w:left w:val="none" w:sz="0" w:space="0" w:color="auto"/>
            <w:bottom w:val="none" w:sz="0" w:space="0" w:color="auto"/>
            <w:right w:val="none" w:sz="0" w:space="0" w:color="auto"/>
          </w:divBdr>
          <w:divsChild>
            <w:div w:id="66879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77005">
      <w:bodyDiv w:val="1"/>
      <w:marLeft w:val="0"/>
      <w:marRight w:val="0"/>
      <w:marTop w:val="0"/>
      <w:marBottom w:val="0"/>
      <w:divBdr>
        <w:top w:val="none" w:sz="0" w:space="0" w:color="auto"/>
        <w:left w:val="none" w:sz="0" w:space="0" w:color="auto"/>
        <w:bottom w:val="none" w:sz="0" w:space="0" w:color="auto"/>
        <w:right w:val="none" w:sz="0" w:space="0" w:color="auto"/>
      </w:divBdr>
      <w:divsChild>
        <w:div w:id="1545753027">
          <w:marLeft w:val="0"/>
          <w:marRight w:val="0"/>
          <w:marTop w:val="0"/>
          <w:marBottom w:val="0"/>
          <w:divBdr>
            <w:top w:val="none" w:sz="0" w:space="0" w:color="auto"/>
            <w:left w:val="none" w:sz="0" w:space="0" w:color="auto"/>
            <w:bottom w:val="none" w:sz="0" w:space="0" w:color="auto"/>
            <w:right w:val="none" w:sz="0" w:space="0" w:color="auto"/>
          </w:divBdr>
        </w:div>
      </w:divsChild>
    </w:div>
    <w:div w:id="1197348817">
      <w:bodyDiv w:val="1"/>
      <w:marLeft w:val="0"/>
      <w:marRight w:val="0"/>
      <w:marTop w:val="0"/>
      <w:marBottom w:val="0"/>
      <w:divBdr>
        <w:top w:val="none" w:sz="0" w:space="0" w:color="auto"/>
        <w:left w:val="none" w:sz="0" w:space="0" w:color="auto"/>
        <w:bottom w:val="none" w:sz="0" w:space="0" w:color="auto"/>
        <w:right w:val="none" w:sz="0" w:space="0" w:color="auto"/>
      </w:divBdr>
      <w:divsChild>
        <w:div w:id="1428310310">
          <w:marLeft w:val="0"/>
          <w:marRight w:val="0"/>
          <w:marTop w:val="0"/>
          <w:marBottom w:val="0"/>
          <w:divBdr>
            <w:top w:val="none" w:sz="0" w:space="0" w:color="auto"/>
            <w:left w:val="none" w:sz="0" w:space="0" w:color="auto"/>
            <w:bottom w:val="none" w:sz="0" w:space="0" w:color="auto"/>
            <w:right w:val="none" w:sz="0" w:space="0" w:color="auto"/>
          </w:divBdr>
        </w:div>
      </w:divsChild>
    </w:div>
    <w:div w:id="1212689598">
      <w:bodyDiv w:val="1"/>
      <w:marLeft w:val="0"/>
      <w:marRight w:val="0"/>
      <w:marTop w:val="0"/>
      <w:marBottom w:val="0"/>
      <w:divBdr>
        <w:top w:val="none" w:sz="0" w:space="0" w:color="auto"/>
        <w:left w:val="none" w:sz="0" w:space="0" w:color="auto"/>
        <w:bottom w:val="none" w:sz="0" w:space="0" w:color="auto"/>
        <w:right w:val="none" w:sz="0" w:space="0" w:color="auto"/>
      </w:divBdr>
      <w:divsChild>
        <w:div w:id="454562135">
          <w:marLeft w:val="0"/>
          <w:marRight w:val="0"/>
          <w:marTop w:val="0"/>
          <w:marBottom w:val="0"/>
          <w:divBdr>
            <w:top w:val="none" w:sz="0" w:space="0" w:color="auto"/>
            <w:left w:val="none" w:sz="0" w:space="0" w:color="auto"/>
            <w:bottom w:val="none" w:sz="0" w:space="0" w:color="auto"/>
            <w:right w:val="none" w:sz="0" w:space="0" w:color="auto"/>
          </w:divBdr>
        </w:div>
      </w:divsChild>
    </w:div>
    <w:div w:id="1239823353">
      <w:bodyDiv w:val="1"/>
      <w:marLeft w:val="0"/>
      <w:marRight w:val="0"/>
      <w:marTop w:val="0"/>
      <w:marBottom w:val="0"/>
      <w:divBdr>
        <w:top w:val="none" w:sz="0" w:space="0" w:color="auto"/>
        <w:left w:val="none" w:sz="0" w:space="0" w:color="auto"/>
        <w:bottom w:val="none" w:sz="0" w:space="0" w:color="auto"/>
        <w:right w:val="none" w:sz="0" w:space="0" w:color="auto"/>
      </w:divBdr>
    </w:div>
    <w:div w:id="1246382425">
      <w:bodyDiv w:val="1"/>
      <w:marLeft w:val="0"/>
      <w:marRight w:val="0"/>
      <w:marTop w:val="0"/>
      <w:marBottom w:val="0"/>
      <w:divBdr>
        <w:top w:val="none" w:sz="0" w:space="0" w:color="auto"/>
        <w:left w:val="none" w:sz="0" w:space="0" w:color="auto"/>
        <w:bottom w:val="none" w:sz="0" w:space="0" w:color="auto"/>
        <w:right w:val="none" w:sz="0" w:space="0" w:color="auto"/>
      </w:divBdr>
      <w:divsChild>
        <w:div w:id="436365778">
          <w:marLeft w:val="0"/>
          <w:marRight w:val="0"/>
          <w:marTop w:val="0"/>
          <w:marBottom w:val="0"/>
          <w:divBdr>
            <w:top w:val="none" w:sz="0" w:space="0" w:color="auto"/>
            <w:left w:val="none" w:sz="0" w:space="0" w:color="auto"/>
            <w:bottom w:val="none" w:sz="0" w:space="0" w:color="auto"/>
            <w:right w:val="none" w:sz="0" w:space="0" w:color="auto"/>
          </w:divBdr>
        </w:div>
      </w:divsChild>
    </w:div>
    <w:div w:id="1246456869">
      <w:bodyDiv w:val="1"/>
      <w:marLeft w:val="0"/>
      <w:marRight w:val="0"/>
      <w:marTop w:val="0"/>
      <w:marBottom w:val="0"/>
      <w:divBdr>
        <w:top w:val="none" w:sz="0" w:space="0" w:color="auto"/>
        <w:left w:val="none" w:sz="0" w:space="0" w:color="auto"/>
        <w:bottom w:val="none" w:sz="0" w:space="0" w:color="auto"/>
        <w:right w:val="none" w:sz="0" w:space="0" w:color="auto"/>
      </w:divBdr>
      <w:divsChild>
        <w:div w:id="523909726">
          <w:marLeft w:val="0"/>
          <w:marRight w:val="0"/>
          <w:marTop w:val="0"/>
          <w:marBottom w:val="0"/>
          <w:divBdr>
            <w:top w:val="none" w:sz="0" w:space="0" w:color="auto"/>
            <w:left w:val="none" w:sz="0" w:space="0" w:color="auto"/>
            <w:bottom w:val="none" w:sz="0" w:space="0" w:color="auto"/>
            <w:right w:val="none" w:sz="0" w:space="0" w:color="auto"/>
          </w:divBdr>
          <w:divsChild>
            <w:div w:id="1847675073">
              <w:marLeft w:val="0"/>
              <w:marRight w:val="0"/>
              <w:marTop w:val="0"/>
              <w:marBottom w:val="240"/>
              <w:divBdr>
                <w:top w:val="none" w:sz="0" w:space="0" w:color="auto"/>
                <w:left w:val="none" w:sz="0" w:space="0" w:color="auto"/>
                <w:bottom w:val="none" w:sz="0" w:space="0" w:color="auto"/>
                <w:right w:val="none" w:sz="0" w:space="0" w:color="auto"/>
              </w:divBdr>
            </w:div>
            <w:div w:id="558635347">
              <w:marLeft w:val="0"/>
              <w:marRight w:val="0"/>
              <w:marTop w:val="0"/>
              <w:marBottom w:val="240"/>
              <w:divBdr>
                <w:top w:val="none" w:sz="0" w:space="0" w:color="auto"/>
                <w:left w:val="none" w:sz="0" w:space="0" w:color="auto"/>
                <w:bottom w:val="none" w:sz="0" w:space="0" w:color="auto"/>
                <w:right w:val="none" w:sz="0" w:space="0" w:color="auto"/>
              </w:divBdr>
            </w:div>
            <w:div w:id="579944437">
              <w:marLeft w:val="0"/>
              <w:marRight w:val="0"/>
              <w:marTop w:val="0"/>
              <w:marBottom w:val="240"/>
              <w:divBdr>
                <w:top w:val="none" w:sz="0" w:space="0" w:color="auto"/>
                <w:left w:val="none" w:sz="0" w:space="0" w:color="auto"/>
                <w:bottom w:val="none" w:sz="0" w:space="0" w:color="auto"/>
                <w:right w:val="none" w:sz="0" w:space="0" w:color="auto"/>
              </w:divBdr>
            </w:div>
            <w:div w:id="829253990">
              <w:marLeft w:val="0"/>
              <w:marRight w:val="0"/>
              <w:marTop w:val="0"/>
              <w:marBottom w:val="240"/>
              <w:divBdr>
                <w:top w:val="none" w:sz="0" w:space="0" w:color="auto"/>
                <w:left w:val="none" w:sz="0" w:space="0" w:color="auto"/>
                <w:bottom w:val="none" w:sz="0" w:space="0" w:color="auto"/>
                <w:right w:val="none" w:sz="0" w:space="0" w:color="auto"/>
              </w:divBdr>
            </w:div>
            <w:div w:id="213321504">
              <w:marLeft w:val="0"/>
              <w:marRight w:val="0"/>
              <w:marTop w:val="0"/>
              <w:marBottom w:val="240"/>
              <w:divBdr>
                <w:top w:val="none" w:sz="0" w:space="0" w:color="auto"/>
                <w:left w:val="none" w:sz="0" w:space="0" w:color="auto"/>
                <w:bottom w:val="none" w:sz="0" w:space="0" w:color="auto"/>
                <w:right w:val="none" w:sz="0" w:space="0" w:color="auto"/>
              </w:divBdr>
            </w:div>
            <w:div w:id="1869642884">
              <w:marLeft w:val="0"/>
              <w:marRight w:val="0"/>
              <w:marTop w:val="0"/>
              <w:marBottom w:val="240"/>
              <w:divBdr>
                <w:top w:val="none" w:sz="0" w:space="0" w:color="auto"/>
                <w:left w:val="none" w:sz="0" w:space="0" w:color="auto"/>
                <w:bottom w:val="none" w:sz="0" w:space="0" w:color="auto"/>
                <w:right w:val="none" w:sz="0" w:space="0" w:color="auto"/>
              </w:divBdr>
            </w:div>
            <w:div w:id="338313675">
              <w:marLeft w:val="0"/>
              <w:marRight w:val="0"/>
              <w:marTop w:val="0"/>
              <w:marBottom w:val="240"/>
              <w:divBdr>
                <w:top w:val="none" w:sz="0" w:space="0" w:color="auto"/>
                <w:left w:val="none" w:sz="0" w:space="0" w:color="auto"/>
                <w:bottom w:val="none" w:sz="0" w:space="0" w:color="auto"/>
                <w:right w:val="none" w:sz="0" w:space="0" w:color="auto"/>
              </w:divBdr>
            </w:div>
            <w:div w:id="705526731">
              <w:marLeft w:val="0"/>
              <w:marRight w:val="0"/>
              <w:marTop w:val="0"/>
              <w:marBottom w:val="240"/>
              <w:divBdr>
                <w:top w:val="none" w:sz="0" w:space="0" w:color="auto"/>
                <w:left w:val="none" w:sz="0" w:space="0" w:color="auto"/>
                <w:bottom w:val="none" w:sz="0" w:space="0" w:color="auto"/>
                <w:right w:val="none" w:sz="0" w:space="0" w:color="auto"/>
              </w:divBdr>
            </w:div>
            <w:div w:id="1184975538">
              <w:marLeft w:val="0"/>
              <w:marRight w:val="0"/>
              <w:marTop w:val="0"/>
              <w:marBottom w:val="240"/>
              <w:divBdr>
                <w:top w:val="none" w:sz="0" w:space="0" w:color="auto"/>
                <w:left w:val="none" w:sz="0" w:space="0" w:color="auto"/>
                <w:bottom w:val="none" w:sz="0" w:space="0" w:color="auto"/>
                <w:right w:val="none" w:sz="0" w:space="0" w:color="auto"/>
              </w:divBdr>
            </w:div>
            <w:div w:id="495387165">
              <w:marLeft w:val="0"/>
              <w:marRight w:val="0"/>
              <w:marTop w:val="0"/>
              <w:marBottom w:val="240"/>
              <w:divBdr>
                <w:top w:val="none" w:sz="0" w:space="0" w:color="auto"/>
                <w:left w:val="none" w:sz="0" w:space="0" w:color="auto"/>
                <w:bottom w:val="none" w:sz="0" w:space="0" w:color="auto"/>
                <w:right w:val="none" w:sz="0" w:space="0" w:color="auto"/>
              </w:divBdr>
            </w:div>
            <w:div w:id="615261229">
              <w:marLeft w:val="0"/>
              <w:marRight w:val="0"/>
              <w:marTop w:val="0"/>
              <w:marBottom w:val="240"/>
              <w:divBdr>
                <w:top w:val="none" w:sz="0" w:space="0" w:color="auto"/>
                <w:left w:val="none" w:sz="0" w:space="0" w:color="auto"/>
                <w:bottom w:val="none" w:sz="0" w:space="0" w:color="auto"/>
                <w:right w:val="none" w:sz="0" w:space="0" w:color="auto"/>
              </w:divBdr>
            </w:div>
            <w:div w:id="1584877428">
              <w:marLeft w:val="0"/>
              <w:marRight w:val="0"/>
              <w:marTop w:val="0"/>
              <w:marBottom w:val="240"/>
              <w:divBdr>
                <w:top w:val="none" w:sz="0" w:space="0" w:color="auto"/>
                <w:left w:val="none" w:sz="0" w:space="0" w:color="auto"/>
                <w:bottom w:val="none" w:sz="0" w:space="0" w:color="auto"/>
                <w:right w:val="none" w:sz="0" w:space="0" w:color="auto"/>
              </w:divBdr>
            </w:div>
            <w:div w:id="982734127">
              <w:marLeft w:val="0"/>
              <w:marRight w:val="0"/>
              <w:marTop w:val="0"/>
              <w:marBottom w:val="240"/>
              <w:divBdr>
                <w:top w:val="none" w:sz="0" w:space="0" w:color="auto"/>
                <w:left w:val="none" w:sz="0" w:space="0" w:color="auto"/>
                <w:bottom w:val="none" w:sz="0" w:space="0" w:color="auto"/>
                <w:right w:val="none" w:sz="0" w:space="0" w:color="auto"/>
              </w:divBdr>
            </w:div>
            <w:div w:id="83963386">
              <w:marLeft w:val="0"/>
              <w:marRight w:val="0"/>
              <w:marTop w:val="0"/>
              <w:marBottom w:val="240"/>
              <w:divBdr>
                <w:top w:val="none" w:sz="0" w:space="0" w:color="auto"/>
                <w:left w:val="none" w:sz="0" w:space="0" w:color="auto"/>
                <w:bottom w:val="none" w:sz="0" w:space="0" w:color="auto"/>
                <w:right w:val="none" w:sz="0" w:space="0" w:color="auto"/>
              </w:divBdr>
            </w:div>
            <w:div w:id="1688868019">
              <w:marLeft w:val="0"/>
              <w:marRight w:val="0"/>
              <w:marTop w:val="0"/>
              <w:marBottom w:val="240"/>
              <w:divBdr>
                <w:top w:val="none" w:sz="0" w:space="0" w:color="auto"/>
                <w:left w:val="none" w:sz="0" w:space="0" w:color="auto"/>
                <w:bottom w:val="none" w:sz="0" w:space="0" w:color="auto"/>
                <w:right w:val="none" w:sz="0" w:space="0" w:color="auto"/>
              </w:divBdr>
            </w:div>
            <w:div w:id="354187292">
              <w:marLeft w:val="0"/>
              <w:marRight w:val="0"/>
              <w:marTop w:val="0"/>
              <w:marBottom w:val="240"/>
              <w:divBdr>
                <w:top w:val="none" w:sz="0" w:space="0" w:color="auto"/>
                <w:left w:val="none" w:sz="0" w:space="0" w:color="auto"/>
                <w:bottom w:val="none" w:sz="0" w:space="0" w:color="auto"/>
                <w:right w:val="none" w:sz="0" w:space="0" w:color="auto"/>
              </w:divBdr>
            </w:div>
            <w:div w:id="129447593">
              <w:marLeft w:val="0"/>
              <w:marRight w:val="0"/>
              <w:marTop w:val="0"/>
              <w:marBottom w:val="240"/>
              <w:divBdr>
                <w:top w:val="none" w:sz="0" w:space="0" w:color="auto"/>
                <w:left w:val="none" w:sz="0" w:space="0" w:color="auto"/>
                <w:bottom w:val="none" w:sz="0" w:space="0" w:color="auto"/>
                <w:right w:val="none" w:sz="0" w:space="0" w:color="auto"/>
              </w:divBdr>
            </w:div>
            <w:div w:id="175971758">
              <w:marLeft w:val="0"/>
              <w:marRight w:val="0"/>
              <w:marTop w:val="0"/>
              <w:marBottom w:val="240"/>
              <w:divBdr>
                <w:top w:val="none" w:sz="0" w:space="0" w:color="auto"/>
                <w:left w:val="none" w:sz="0" w:space="0" w:color="auto"/>
                <w:bottom w:val="none" w:sz="0" w:space="0" w:color="auto"/>
                <w:right w:val="none" w:sz="0" w:space="0" w:color="auto"/>
              </w:divBdr>
            </w:div>
            <w:div w:id="468322035">
              <w:marLeft w:val="0"/>
              <w:marRight w:val="0"/>
              <w:marTop w:val="0"/>
              <w:marBottom w:val="240"/>
              <w:divBdr>
                <w:top w:val="none" w:sz="0" w:space="0" w:color="auto"/>
                <w:left w:val="none" w:sz="0" w:space="0" w:color="auto"/>
                <w:bottom w:val="none" w:sz="0" w:space="0" w:color="auto"/>
                <w:right w:val="none" w:sz="0" w:space="0" w:color="auto"/>
              </w:divBdr>
            </w:div>
            <w:div w:id="311641509">
              <w:marLeft w:val="0"/>
              <w:marRight w:val="0"/>
              <w:marTop w:val="0"/>
              <w:marBottom w:val="240"/>
              <w:divBdr>
                <w:top w:val="none" w:sz="0" w:space="0" w:color="auto"/>
                <w:left w:val="none" w:sz="0" w:space="0" w:color="auto"/>
                <w:bottom w:val="none" w:sz="0" w:space="0" w:color="auto"/>
                <w:right w:val="none" w:sz="0" w:space="0" w:color="auto"/>
              </w:divBdr>
            </w:div>
            <w:div w:id="1759449781">
              <w:marLeft w:val="0"/>
              <w:marRight w:val="0"/>
              <w:marTop w:val="0"/>
              <w:marBottom w:val="240"/>
              <w:divBdr>
                <w:top w:val="none" w:sz="0" w:space="0" w:color="auto"/>
                <w:left w:val="none" w:sz="0" w:space="0" w:color="auto"/>
                <w:bottom w:val="none" w:sz="0" w:space="0" w:color="auto"/>
                <w:right w:val="none" w:sz="0" w:space="0" w:color="auto"/>
              </w:divBdr>
            </w:div>
            <w:div w:id="730230462">
              <w:marLeft w:val="0"/>
              <w:marRight w:val="0"/>
              <w:marTop w:val="0"/>
              <w:marBottom w:val="240"/>
              <w:divBdr>
                <w:top w:val="none" w:sz="0" w:space="0" w:color="auto"/>
                <w:left w:val="none" w:sz="0" w:space="0" w:color="auto"/>
                <w:bottom w:val="none" w:sz="0" w:space="0" w:color="auto"/>
                <w:right w:val="none" w:sz="0" w:space="0" w:color="auto"/>
              </w:divBdr>
            </w:div>
            <w:div w:id="451679220">
              <w:marLeft w:val="0"/>
              <w:marRight w:val="0"/>
              <w:marTop w:val="0"/>
              <w:marBottom w:val="240"/>
              <w:divBdr>
                <w:top w:val="none" w:sz="0" w:space="0" w:color="auto"/>
                <w:left w:val="none" w:sz="0" w:space="0" w:color="auto"/>
                <w:bottom w:val="none" w:sz="0" w:space="0" w:color="auto"/>
                <w:right w:val="none" w:sz="0" w:space="0" w:color="auto"/>
              </w:divBdr>
            </w:div>
            <w:div w:id="260727337">
              <w:marLeft w:val="0"/>
              <w:marRight w:val="0"/>
              <w:marTop w:val="0"/>
              <w:marBottom w:val="240"/>
              <w:divBdr>
                <w:top w:val="none" w:sz="0" w:space="0" w:color="auto"/>
                <w:left w:val="none" w:sz="0" w:space="0" w:color="auto"/>
                <w:bottom w:val="none" w:sz="0" w:space="0" w:color="auto"/>
                <w:right w:val="none" w:sz="0" w:space="0" w:color="auto"/>
              </w:divBdr>
            </w:div>
            <w:div w:id="1449467422">
              <w:marLeft w:val="0"/>
              <w:marRight w:val="0"/>
              <w:marTop w:val="0"/>
              <w:marBottom w:val="240"/>
              <w:divBdr>
                <w:top w:val="none" w:sz="0" w:space="0" w:color="auto"/>
                <w:left w:val="none" w:sz="0" w:space="0" w:color="auto"/>
                <w:bottom w:val="none" w:sz="0" w:space="0" w:color="auto"/>
                <w:right w:val="none" w:sz="0" w:space="0" w:color="auto"/>
              </w:divBdr>
            </w:div>
            <w:div w:id="2063627098">
              <w:marLeft w:val="0"/>
              <w:marRight w:val="0"/>
              <w:marTop w:val="0"/>
              <w:marBottom w:val="240"/>
              <w:divBdr>
                <w:top w:val="none" w:sz="0" w:space="0" w:color="auto"/>
                <w:left w:val="none" w:sz="0" w:space="0" w:color="auto"/>
                <w:bottom w:val="none" w:sz="0" w:space="0" w:color="auto"/>
                <w:right w:val="none" w:sz="0" w:space="0" w:color="auto"/>
              </w:divBdr>
            </w:div>
            <w:div w:id="1728409050">
              <w:marLeft w:val="0"/>
              <w:marRight w:val="0"/>
              <w:marTop w:val="0"/>
              <w:marBottom w:val="240"/>
              <w:divBdr>
                <w:top w:val="none" w:sz="0" w:space="0" w:color="auto"/>
                <w:left w:val="none" w:sz="0" w:space="0" w:color="auto"/>
                <w:bottom w:val="none" w:sz="0" w:space="0" w:color="auto"/>
                <w:right w:val="none" w:sz="0" w:space="0" w:color="auto"/>
              </w:divBdr>
            </w:div>
            <w:div w:id="1859272204">
              <w:marLeft w:val="0"/>
              <w:marRight w:val="0"/>
              <w:marTop w:val="0"/>
              <w:marBottom w:val="240"/>
              <w:divBdr>
                <w:top w:val="none" w:sz="0" w:space="0" w:color="auto"/>
                <w:left w:val="none" w:sz="0" w:space="0" w:color="auto"/>
                <w:bottom w:val="none" w:sz="0" w:space="0" w:color="auto"/>
                <w:right w:val="none" w:sz="0" w:space="0" w:color="auto"/>
              </w:divBdr>
            </w:div>
            <w:div w:id="1882666101">
              <w:marLeft w:val="0"/>
              <w:marRight w:val="0"/>
              <w:marTop w:val="0"/>
              <w:marBottom w:val="240"/>
              <w:divBdr>
                <w:top w:val="none" w:sz="0" w:space="0" w:color="auto"/>
                <w:left w:val="none" w:sz="0" w:space="0" w:color="auto"/>
                <w:bottom w:val="none" w:sz="0" w:space="0" w:color="auto"/>
                <w:right w:val="none" w:sz="0" w:space="0" w:color="auto"/>
              </w:divBdr>
            </w:div>
            <w:div w:id="380595262">
              <w:marLeft w:val="0"/>
              <w:marRight w:val="0"/>
              <w:marTop w:val="0"/>
              <w:marBottom w:val="240"/>
              <w:divBdr>
                <w:top w:val="none" w:sz="0" w:space="0" w:color="auto"/>
                <w:left w:val="none" w:sz="0" w:space="0" w:color="auto"/>
                <w:bottom w:val="none" w:sz="0" w:space="0" w:color="auto"/>
                <w:right w:val="none" w:sz="0" w:space="0" w:color="auto"/>
              </w:divBdr>
            </w:div>
            <w:div w:id="679426197">
              <w:marLeft w:val="0"/>
              <w:marRight w:val="0"/>
              <w:marTop w:val="0"/>
              <w:marBottom w:val="240"/>
              <w:divBdr>
                <w:top w:val="none" w:sz="0" w:space="0" w:color="auto"/>
                <w:left w:val="none" w:sz="0" w:space="0" w:color="auto"/>
                <w:bottom w:val="none" w:sz="0" w:space="0" w:color="auto"/>
                <w:right w:val="none" w:sz="0" w:space="0" w:color="auto"/>
              </w:divBdr>
            </w:div>
            <w:div w:id="1063411350">
              <w:marLeft w:val="0"/>
              <w:marRight w:val="0"/>
              <w:marTop w:val="0"/>
              <w:marBottom w:val="240"/>
              <w:divBdr>
                <w:top w:val="none" w:sz="0" w:space="0" w:color="auto"/>
                <w:left w:val="none" w:sz="0" w:space="0" w:color="auto"/>
                <w:bottom w:val="none" w:sz="0" w:space="0" w:color="auto"/>
                <w:right w:val="none" w:sz="0" w:space="0" w:color="auto"/>
              </w:divBdr>
            </w:div>
            <w:div w:id="917206894">
              <w:marLeft w:val="0"/>
              <w:marRight w:val="0"/>
              <w:marTop w:val="0"/>
              <w:marBottom w:val="240"/>
              <w:divBdr>
                <w:top w:val="none" w:sz="0" w:space="0" w:color="auto"/>
                <w:left w:val="none" w:sz="0" w:space="0" w:color="auto"/>
                <w:bottom w:val="none" w:sz="0" w:space="0" w:color="auto"/>
                <w:right w:val="none" w:sz="0" w:space="0" w:color="auto"/>
              </w:divBdr>
            </w:div>
            <w:div w:id="164531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88422">
      <w:bodyDiv w:val="1"/>
      <w:marLeft w:val="0"/>
      <w:marRight w:val="0"/>
      <w:marTop w:val="0"/>
      <w:marBottom w:val="0"/>
      <w:divBdr>
        <w:top w:val="none" w:sz="0" w:space="0" w:color="auto"/>
        <w:left w:val="none" w:sz="0" w:space="0" w:color="auto"/>
        <w:bottom w:val="none" w:sz="0" w:space="0" w:color="auto"/>
        <w:right w:val="none" w:sz="0" w:space="0" w:color="auto"/>
      </w:divBdr>
    </w:div>
    <w:div w:id="1268468673">
      <w:bodyDiv w:val="1"/>
      <w:marLeft w:val="0"/>
      <w:marRight w:val="0"/>
      <w:marTop w:val="0"/>
      <w:marBottom w:val="0"/>
      <w:divBdr>
        <w:top w:val="none" w:sz="0" w:space="0" w:color="auto"/>
        <w:left w:val="none" w:sz="0" w:space="0" w:color="auto"/>
        <w:bottom w:val="none" w:sz="0" w:space="0" w:color="auto"/>
        <w:right w:val="none" w:sz="0" w:space="0" w:color="auto"/>
      </w:divBdr>
    </w:div>
    <w:div w:id="1271160361">
      <w:bodyDiv w:val="1"/>
      <w:marLeft w:val="0"/>
      <w:marRight w:val="0"/>
      <w:marTop w:val="0"/>
      <w:marBottom w:val="0"/>
      <w:divBdr>
        <w:top w:val="none" w:sz="0" w:space="0" w:color="auto"/>
        <w:left w:val="none" w:sz="0" w:space="0" w:color="auto"/>
        <w:bottom w:val="none" w:sz="0" w:space="0" w:color="auto"/>
        <w:right w:val="none" w:sz="0" w:space="0" w:color="auto"/>
      </w:divBdr>
    </w:div>
    <w:div w:id="1305626492">
      <w:bodyDiv w:val="1"/>
      <w:marLeft w:val="0"/>
      <w:marRight w:val="0"/>
      <w:marTop w:val="0"/>
      <w:marBottom w:val="0"/>
      <w:divBdr>
        <w:top w:val="none" w:sz="0" w:space="0" w:color="auto"/>
        <w:left w:val="none" w:sz="0" w:space="0" w:color="auto"/>
        <w:bottom w:val="none" w:sz="0" w:space="0" w:color="auto"/>
        <w:right w:val="none" w:sz="0" w:space="0" w:color="auto"/>
      </w:divBdr>
    </w:div>
    <w:div w:id="1315793524">
      <w:bodyDiv w:val="1"/>
      <w:marLeft w:val="0"/>
      <w:marRight w:val="0"/>
      <w:marTop w:val="0"/>
      <w:marBottom w:val="0"/>
      <w:divBdr>
        <w:top w:val="none" w:sz="0" w:space="0" w:color="auto"/>
        <w:left w:val="none" w:sz="0" w:space="0" w:color="auto"/>
        <w:bottom w:val="none" w:sz="0" w:space="0" w:color="auto"/>
        <w:right w:val="none" w:sz="0" w:space="0" w:color="auto"/>
      </w:divBdr>
    </w:div>
    <w:div w:id="1326935365">
      <w:bodyDiv w:val="1"/>
      <w:marLeft w:val="0"/>
      <w:marRight w:val="0"/>
      <w:marTop w:val="0"/>
      <w:marBottom w:val="0"/>
      <w:divBdr>
        <w:top w:val="none" w:sz="0" w:space="0" w:color="auto"/>
        <w:left w:val="none" w:sz="0" w:space="0" w:color="auto"/>
        <w:bottom w:val="none" w:sz="0" w:space="0" w:color="auto"/>
        <w:right w:val="none" w:sz="0" w:space="0" w:color="auto"/>
      </w:divBdr>
    </w:div>
    <w:div w:id="1336347042">
      <w:bodyDiv w:val="1"/>
      <w:marLeft w:val="0"/>
      <w:marRight w:val="0"/>
      <w:marTop w:val="0"/>
      <w:marBottom w:val="0"/>
      <w:divBdr>
        <w:top w:val="none" w:sz="0" w:space="0" w:color="auto"/>
        <w:left w:val="none" w:sz="0" w:space="0" w:color="auto"/>
        <w:bottom w:val="none" w:sz="0" w:space="0" w:color="auto"/>
        <w:right w:val="none" w:sz="0" w:space="0" w:color="auto"/>
      </w:divBdr>
    </w:div>
    <w:div w:id="1339961831">
      <w:bodyDiv w:val="1"/>
      <w:marLeft w:val="0"/>
      <w:marRight w:val="0"/>
      <w:marTop w:val="0"/>
      <w:marBottom w:val="0"/>
      <w:divBdr>
        <w:top w:val="none" w:sz="0" w:space="0" w:color="auto"/>
        <w:left w:val="none" w:sz="0" w:space="0" w:color="auto"/>
        <w:bottom w:val="none" w:sz="0" w:space="0" w:color="auto"/>
        <w:right w:val="none" w:sz="0" w:space="0" w:color="auto"/>
      </w:divBdr>
    </w:div>
    <w:div w:id="1340546133">
      <w:bodyDiv w:val="1"/>
      <w:marLeft w:val="0"/>
      <w:marRight w:val="0"/>
      <w:marTop w:val="0"/>
      <w:marBottom w:val="0"/>
      <w:divBdr>
        <w:top w:val="none" w:sz="0" w:space="0" w:color="auto"/>
        <w:left w:val="none" w:sz="0" w:space="0" w:color="auto"/>
        <w:bottom w:val="none" w:sz="0" w:space="0" w:color="auto"/>
        <w:right w:val="none" w:sz="0" w:space="0" w:color="auto"/>
      </w:divBdr>
    </w:div>
    <w:div w:id="1347173822">
      <w:bodyDiv w:val="1"/>
      <w:marLeft w:val="0"/>
      <w:marRight w:val="0"/>
      <w:marTop w:val="0"/>
      <w:marBottom w:val="0"/>
      <w:divBdr>
        <w:top w:val="none" w:sz="0" w:space="0" w:color="auto"/>
        <w:left w:val="none" w:sz="0" w:space="0" w:color="auto"/>
        <w:bottom w:val="none" w:sz="0" w:space="0" w:color="auto"/>
        <w:right w:val="none" w:sz="0" w:space="0" w:color="auto"/>
      </w:divBdr>
    </w:div>
    <w:div w:id="1359088755">
      <w:bodyDiv w:val="1"/>
      <w:marLeft w:val="0"/>
      <w:marRight w:val="0"/>
      <w:marTop w:val="0"/>
      <w:marBottom w:val="0"/>
      <w:divBdr>
        <w:top w:val="none" w:sz="0" w:space="0" w:color="auto"/>
        <w:left w:val="none" w:sz="0" w:space="0" w:color="auto"/>
        <w:bottom w:val="none" w:sz="0" w:space="0" w:color="auto"/>
        <w:right w:val="none" w:sz="0" w:space="0" w:color="auto"/>
      </w:divBdr>
      <w:divsChild>
        <w:div w:id="772170564">
          <w:marLeft w:val="0"/>
          <w:marRight w:val="0"/>
          <w:marTop w:val="0"/>
          <w:marBottom w:val="0"/>
          <w:divBdr>
            <w:top w:val="none" w:sz="0" w:space="0" w:color="auto"/>
            <w:left w:val="none" w:sz="0" w:space="0" w:color="auto"/>
            <w:bottom w:val="none" w:sz="0" w:space="0" w:color="auto"/>
            <w:right w:val="none" w:sz="0" w:space="0" w:color="auto"/>
          </w:divBdr>
        </w:div>
      </w:divsChild>
    </w:div>
    <w:div w:id="1361393952">
      <w:bodyDiv w:val="1"/>
      <w:marLeft w:val="0"/>
      <w:marRight w:val="0"/>
      <w:marTop w:val="0"/>
      <w:marBottom w:val="0"/>
      <w:divBdr>
        <w:top w:val="none" w:sz="0" w:space="0" w:color="auto"/>
        <w:left w:val="none" w:sz="0" w:space="0" w:color="auto"/>
        <w:bottom w:val="none" w:sz="0" w:space="0" w:color="auto"/>
        <w:right w:val="none" w:sz="0" w:space="0" w:color="auto"/>
      </w:divBdr>
    </w:div>
    <w:div w:id="1366103974">
      <w:bodyDiv w:val="1"/>
      <w:marLeft w:val="0"/>
      <w:marRight w:val="0"/>
      <w:marTop w:val="0"/>
      <w:marBottom w:val="0"/>
      <w:divBdr>
        <w:top w:val="none" w:sz="0" w:space="0" w:color="auto"/>
        <w:left w:val="none" w:sz="0" w:space="0" w:color="auto"/>
        <w:bottom w:val="none" w:sz="0" w:space="0" w:color="auto"/>
        <w:right w:val="none" w:sz="0" w:space="0" w:color="auto"/>
      </w:divBdr>
    </w:div>
    <w:div w:id="1366710104">
      <w:bodyDiv w:val="1"/>
      <w:marLeft w:val="0"/>
      <w:marRight w:val="0"/>
      <w:marTop w:val="0"/>
      <w:marBottom w:val="0"/>
      <w:divBdr>
        <w:top w:val="none" w:sz="0" w:space="0" w:color="auto"/>
        <w:left w:val="none" w:sz="0" w:space="0" w:color="auto"/>
        <w:bottom w:val="none" w:sz="0" w:space="0" w:color="auto"/>
        <w:right w:val="none" w:sz="0" w:space="0" w:color="auto"/>
      </w:divBdr>
      <w:divsChild>
        <w:div w:id="1508517316">
          <w:marLeft w:val="0"/>
          <w:marRight w:val="0"/>
          <w:marTop w:val="0"/>
          <w:marBottom w:val="0"/>
          <w:divBdr>
            <w:top w:val="none" w:sz="0" w:space="0" w:color="auto"/>
            <w:left w:val="none" w:sz="0" w:space="0" w:color="auto"/>
            <w:bottom w:val="none" w:sz="0" w:space="0" w:color="auto"/>
            <w:right w:val="none" w:sz="0" w:space="0" w:color="auto"/>
          </w:divBdr>
        </w:div>
      </w:divsChild>
    </w:div>
    <w:div w:id="1378580862">
      <w:bodyDiv w:val="1"/>
      <w:marLeft w:val="0"/>
      <w:marRight w:val="0"/>
      <w:marTop w:val="0"/>
      <w:marBottom w:val="0"/>
      <w:divBdr>
        <w:top w:val="none" w:sz="0" w:space="0" w:color="auto"/>
        <w:left w:val="none" w:sz="0" w:space="0" w:color="auto"/>
        <w:bottom w:val="none" w:sz="0" w:space="0" w:color="auto"/>
        <w:right w:val="none" w:sz="0" w:space="0" w:color="auto"/>
      </w:divBdr>
    </w:div>
    <w:div w:id="1382054339">
      <w:bodyDiv w:val="1"/>
      <w:marLeft w:val="0"/>
      <w:marRight w:val="0"/>
      <w:marTop w:val="0"/>
      <w:marBottom w:val="0"/>
      <w:divBdr>
        <w:top w:val="none" w:sz="0" w:space="0" w:color="auto"/>
        <w:left w:val="none" w:sz="0" w:space="0" w:color="auto"/>
        <w:bottom w:val="none" w:sz="0" w:space="0" w:color="auto"/>
        <w:right w:val="none" w:sz="0" w:space="0" w:color="auto"/>
      </w:divBdr>
      <w:divsChild>
        <w:div w:id="1530756757">
          <w:marLeft w:val="0"/>
          <w:marRight w:val="0"/>
          <w:marTop w:val="0"/>
          <w:marBottom w:val="0"/>
          <w:divBdr>
            <w:top w:val="none" w:sz="0" w:space="0" w:color="auto"/>
            <w:left w:val="none" w:sz="0" w:space="0" w:color="auto"/>
            <w:bottom w:val="none" w:sz="0" w:space="0" w:color="auto"/>
            <w:right w:val="none" w:sz="0" w:space="0" w:color="auto"/>
          </w:divBdr>
        </w:div>
      </w:divsChild>
    </w:div>
    <w:div w:id="1385636698">
      <w:bodyDiv w:val="1"/>
      <w:marLeft w:val="0"/>
      <w:marRight w:val="0"/>
      <w:marTop w:val="0"/>
      <w:marBottom w:val="0"/>
      <w:divBdr>
        <w:top w:val="none" w:sz="0" w:space="0" w:color="auto"/>
        <w:left w:val="none" w:sz="0" w:space="0" w:color="auto"/>
        <w:bottom w:val="none" w:sz="0" w:space="0" w:color="auto"/>
        <w:right w:val="none" w:sz="0" w:space="0" w:color="auto"/>
      </w:divBdr>
    </w:div>
    <w:div w:id="1402291324">
      <w:bodyDiv w:val="1"/>
      <w:marLeft w:val="0"/>
      <w:marRight w:val="0"/>
      <w:marTop w:val="0"/>
      <w:marBottom w:val="0"/>
      <w:divBdr>
        <w:top w:val="none" w:sz="0" w:space="0" w:color="auto"/>
        <w:left w:val="none" w:sz="0" w:space="0" w:color="auto"/>
        <w:bottom w:val="none" w:sz="0" w:space="0" w:color="auto"/>
        <w:right w:val="none" w:sz="0" w:space="0" w:color="auto"/>
      </w:divBdr>
      <w:divsChild>
        <w:div w:id="54092579">
          <w:marLeft w:val="0"/>
          <w:marRight w:val="0"/>
          <w:marTop w:val="0"/>
          <w:marBottom w:val="0"/>
          <w:divBdr>
            <w:top w:val="none" w:sz="0" w:space="0" w:color="auto"/>
            <w:left w:val="none" w:sz="0" w:space="0" w:color="auto"/>
            <w:bottom w:val="none" w:sz="0" w:space="0" w:color="auto"/>
            <w:right w:val="none" w:sz="0" w:space="0" w:color="auto"/>
          </w:divBdr>
        </w:div>
      </w:divsChild>
    </w:div>
    <w:div w:id="1403984572">
      <w:bodyDiv w:val="1"/>
      <w:marLeft w:val="0"/>
      <w:marRight w:val="0"/>
      <w:marTop w:val="0"/>
      <w:marBottom w:val="0"/>
      <w:divBdr>
        <w:top w:val="none" w:sz="0" w:space="0" w:color="auto"/>
        <w:left w:val="none" w:sz="0" w:space="0" w:color="auto"/>
        <w:bottom w:val="none" w:sz="0" w:space="0" w:color="auto"/>
        <w:right w:val="none" w:sz="0" w:space="0" w:color="auto"/>
      </w:divBdr>
    </w:div>
    <w:div w:id="1405958533">
      <w:bodyDiv w:val="1"/>
      <w:marLeft w:val="0"/>
      <w:marRight w:val="0"/>
      <w:marTop w:val="0"/>
      <w:marBottom w:val="0"/>
      <w:divBdr>
        <w:top w:val="none" w:sz="0" w:space="0" w:color="auto"/>
        <w:left w:val="none" w:sz="0" w:space="0" w:color="auto"/>
        <w:bottom w:val="none" w:sz="0" w:space="0" w:color="auto"/>
        <w:right w:val="none" w:sz="0" w:space="0" w:color="auto"/>
      </w:divBdr>
    </w:div>
    <w:div w:id="1406605635">
      <w:bodyDiv w:val="1"/>
      <w:marLeft w:val="0"/>
      <w:marRight w:val="0"/>
      <w:marTop w:val="0"/>
      <w:marBottom w:val="0"/>
      <w:divBdr>
        <w:top w:val="none" w:sz="0" w:space="0" w:color="auto"/>
        <w:left w:val="none" w:sz="0" w:space="0" w:color="auto"/>
        <w:bottom w:val="none" w:sz="0" w:space="0" w:color="auto"/>
        <w:right w:val="none" w:sz="0" w:space="0" w:color="auto"/>
      </w:divBdr>
      <w:divsChild>
        <w:div w:id="1787849314">
          <w:marLeft w:val="0"/>
          <w:marRight w:val="0"/>
          <w:marTop w:val="0"/>
          <w:marBottom w:val="0"/>
          <w:divBdr>
            <w:top w:val="none" w:sz="0" w:space="0" w:color="auto"/>
            <w:left w:val="none" w:sz="0" w:space="0" w:color="auto"/>
            <w:bottom w:val="none" w:sz="0" w:space="0" w:color="auto"/>
            <w:right w:val="none" w:sz="0" w:space="0" w:color="auto"/>
          </w:divBdr>
        </w:div>
      </w:divsChild>
    </w:div>
    <w:div w:id="1408185699">
      <w:bodyDiv w:val="1"/>
      <w:marLeft w:val="0"/>
      <w:marRight w:val="0"/>
      <w:marTop w:val="0"/>
      <w:marBottom w:val="0"/>
      <w:divBdr>
        <w:top w:val="none" w:sz="0" w:space="0" w:color="auto"/>
        <w:left w:val="none" w:sz="0" w:space="0" w:color="auto"/>
        <w:bottom w:val="none" w:sz="0" w:space="0" w:color="auto"/>
        <w:right w:val="none" w:sz="0" w:space="0" w:color="auto"/>
      </w:divBdr>
    </w:div>
    <w:div w:id="1412507988">
      <w:bodyDiv w:val="1"/>
      <w:marLeft w:val="0"/>
      <w:marRight w:val="0"/>
      <w:marTop w:val="0"/>
      <w:marBottom w:val="0"/>
      <w:divBdr>
        <w:top w:val="none" w:sz="0" w:space="0" w:color="auto"/>
        <w:left w:val="none" w:sz="0" w:space="0" w:color="auto"/>
        <w:bottom w:val="none" w:sz="0" w:space="0" w:color="auto"/>
        <w:right w:val="none" w:sz="0" w:space="0" w:color="auto"/>
      </w:divBdr>
      <w:divsChild>
        <w:div w:id="2041318463">
          <w:marLeft w:val="0"/>
          <w:marRight w:val="0"/>
          <w:marTop w:val="0"/>
          <w:marBottom w:val="0"/>
          <w:divBdr>
            <w:top w:val="none" w:sz="0" w:space="0" w:color="auto"/>
            <w:left w:val="none" w:sz="0" w:space="0" w:color="auto"/>
            <w:bottom w:val="none" w:sz="0" w:space="0" w:color="auto"/>
            <w:right w:val="none" w:sz="0" w:space="0" w:color="auto"/>
          </w:divBdr>
          <w:divsChild>
            <w:div w:id="92472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033458">
      <w:bodyDiv w:val="1"/>
      <w:marLeft w:val="0"/>
      <w:marRight w:val="0"/>
      <w:marTop w:val="0"/>
      <w:marBottom w:val="0"/>
      <w:divBdr>
        <w:top w:val="none" w:sz="0" w:space="0" w:color="auto"/>
        <w:left w:val="none" w:sz="0" w:space="0" w:color="auto"/>
        <w:bottom w:val="none" w:sz="0" w:space="0" w:color="auto"/>
        <w:right w:val="none" w:sz="0" w:space="0" w:color="auto"/>
      </w:divBdr>
    </w:div>
    <w:div w:id="1464695359">
      <w:bodyDiv w:val="1"/>
      <w:marLeft w:val="0"/>
      <w:marRight w:val="0"/>
      <w:marTop w:val="0"/>
      <w:marBottom w:val="0"/>
      <w:divBdr>
        <w:top w:val="none" w:sz="0" w:space="0" w:color="auto"/>
        <w:left w:val="none" w:sz="0" w:space="0" w:color="auto"/>
        <w:bottom w:val="none" w:sz="0" w:space="0" w:color="auto"/>
        <w:right w:val="none" w:sz="0" w:space="0" w:color="auto"/>
      </w:divBdr>
      <w:divsChild>
        <w:div w:id="164130366">
          <w:marLeft w:val="0"/>
          <w:marRight w:val="0"/>
          <w:marTop w:val="0"/>
          <w:marBottom w:val="0"/>
          <w:divBdr>
            <w:top w:val="none" w:sz="0" w:space="0" w:color="auto"/>
            <w:left w:val="none" w:sz="0" w:space="0" w:color="auto"/>
            <w:bottom w:val="none" w:sz="0" w:space="0" w:color="auto"/>
            <w:right w:val="none" w:sz="0" w:space="0" w:color="auto"/>
          </w:divBdr>
        </w:div>
      </w:divsChild>
    </w:div>
    <w:div w:id="1468355178">
      <w:bodyDiv w:val="1"/>
      <w:marLeft w:val="0"/>
      <w:marRight w:val="0"/>
      <w:marTop w:val="0"/>
      <w:marBottom w:val="0"/>
      <w:divBdr>
        <w:top w:val="none" w:sz="0" w:space="0" w:color="auto"/>
        <w:left w:val="none" w:sz="0" w:space="0" w:color="auto"/>
        <w:bottom w:val="none" w:sz="0" w:space="0" w:color="auto"/>
        <w:right w:val="none" w:sz="0" w:space="0" w:color="auto"/>
      </w:divBdr>
    </w:div>
    <w:div w:id="1469661549">
      <w:bodyDiv w:val="1"/>
      <w:marLeft w:val="0"/>
      <w:marRight w:val="0"/>
      <w:marTop w:val="0"/>
      <w:marBottom w:val="0"/>
      <w:divBdr>
        <w:top w:val="none" w:sz="0" w:space="0" w:color="auto"/>
        <w:left w:val="none" w:sz="0" w:space="0" w:color="auto"/>
        <w:bottom w:val="none" w:sz="0" w:space="0" w:color="auto"/>
        <w:right w:val="none" w:sz="0" w:space="0" w:color="auto"/>
      </w:divBdr>
      <w:divsChild>
        <w:div w:id="120344947">
          <w:marLeft w:val="0"/>
          <w:marRight w:val="0"/>
          <w:marTop w:val="0"/>
          <w:marBottom w:val="0"/>
          <w:divBdr>
            <w:top w:val="none" w:sz="0" w:space="0" w:color="auto"/>
            <w:left w:val="none" w:sz="0" w:space="0" w:color="auto"/>
            <w:bottom w:val="none" w:sz="0" w:space="0" w:color="auto"/>
            <w:right w:val="none" w:sz="0" w:space="0" w:color="auto"/>
          </w:divBdr>
        </w:div>
      </w:divsChild>
    </w:div>
    <w:div w:id="1476026514">
      <w:bodyDiv w:val="1"/>
      <w:marLeft w:val="0"/>
      <w:marRight w:val="0"/>
      <w:marTop w:val="0"/>
      <w:marBottom w:val="0"/>
      <w:divBdr>
        <w:top w:val="none" w:sz="0" w:space="0" w:color="auto"/>
        <w:left w:val="none" w:sz="0" w:space="0" w:color="auto"/>
        <w:bottom w:val="none" w:sz="0" w:space="0" w:color="auto"/>
        <w:right w:val="none" w:sz="0" w:space="0" w:color="auto"/>
      </w:divBdr>
      <w:divsChild>
        <w:div w:id="1471169775">
          <w:marLeft w:val="0"/>
          <w:marRight w:val="0"/>
          <w:marTop w:val="0"/>
          <w:marBottom w:val="0"/>
          <w:divBdr>
            <w:top w:val="none" w:sz="0" w:space="0" w:color="auto"/>
            <w:left w:val="none" w:sz="0" w:space="0" w:color="auto"/>
            <w:bottom w:val="none" w:sz="0" w:space="0" w:color="auto"/>
            <w:right w:val="none" w:sz="0" w:space="0" w:color="auto"/>
          </w:divBdr>
        </w:div>
        <w:div w:id="841164406">
          <w:marLeft w:val="0"/>
          <w:marRight w:val="0"/>
          <w:marTop w:val="0"/>
          <w:marBottom w:val="0"/>
          <w:divBdr>
            <w:top w:val="none" w:sz="0" w:space="0" w:color="auto"/>
            <w:left w:val="none" w:sz="0" w:space="0" w:color="auto"/>
            <w:bottom w:val="none" w:sz="0" w:space="0" w:color="auto"/>
            <w:right w:val="none" w:sz="0" w:space="0" w:color="auto"/>
          </w:divBdr>
        </w:div>
        <w:div w:id="577444284">
          <w:marLeft w:val="0"/>
          <w:marRight w:val="0"/>
          <w:marTop w:val="0"/>
          <w:marBottom w:val="0"/>
          <w:divBdr>
            <w:top w:val="none" w:sz="0" w:space="0" w:color="auto"/>
            <w:left w:val="none" w:sz="0" w:space="0" w:color="auto"/>
            <w:bottom w:val="none" w:sz="0" w:space="0" w:color="auto"/>
            <w:right w:val="none" w:sz="0" w:space="0" w:color="auto"/>
          </w:divBdr>
        </w:div>
      </w:divsChild>
    </w:div>
    <w:div w:id="1483038690">
      <w:bodyDiv w:val="1"/>
      <w:marLeft w:val="0"/>
      <w:marRight w:val="0"/>
      <w:marTop w:val="0"/>
      <w:marBottom w:val="0"/>
      <w:divBdr>
        <w:top w:val="none" w:sz="0" w:space="0" w:color="auto"/>
        <w:left w:val="none" w:sz="0" w:space="0" w:color="auto"/>
        <w:bottom w:val="none" w:sz="0" w:space="0" w:color="auto"/>
        <w:right w:val="none" w:sz="0" w:space="0" w:color="auto"/>
      </w:divBdr>
      <w:divsChild>
        <w:div w:id="1233462543">
          <w:marLeft w:val="0"/>
          <w:marRight w:val="0"/>
          <w:marTop w:val="0"/>
          <w:marBottom w:val="0"/>
          <w:divBdr>
            <w:top w:val="none" w:sz="0" w:space="0" w:color="auto"/>
            <w:left w:val="none" w:sz="0" w:space="0" w:color="auto"/>
            <w:bottom w:val="none" w:sz="0" w:space="0" w:color="auto"/>
            <w:right w:val="none" w:sz="0" w:space="0" w:color="auto"/>
          </w:divBdr>
        </w:div>
        <w:div w:id="1375959604">
          <w:marLeft w:val="0"/>
          <w:marRight w:val="0"/>
          <w:marTop w:val="0"/>
          <w:marBottom w:val="0"/>
          <w:divBdr>
            <w:top w:val="none" w:sz="0" w:space="0" w:color="auto"/>
            <w:left w:val="none" w:sz="0" w:space="0" w:color="auto"/>
            <w:bottom w:val="none" w:sz="0" w:space="0" w:color="auto"/>
            <w:right w:val="none" w:sz="0" w:space="0" w:color="auto"/>
          </w:divBdr>
        </w:div>
      </w:divsChild>
    </w:div>
    <w:div w:id="1506482143">
      <w:bodyDiv w:val="1"/>
      <w:marLeft w:val="0"/>
      <w:marRight w:val="0"/>
      <w:marTop w:val="0"/>
      <w:marBottom w:val="0"/>
      <w:divBdr>
        <w:top w:val="none" w:sz="0" w:space="0" w:color="auto"/>
        <w:left w:val="none" w:sz="0" w:space="0" w:color="auto"/>
        <w:bottom w:val="none" w:sz="0" w:space="0" w:color="auto"/>
        <w:right w:val="none" w:sz="0" w:space="0" w:color="auto"/>
      </w:divBdr>
      <w:divsChild>
        <w:div w:id="1048996267">
          <w:marLeft w:val="0"/>
          <w:marRight w:val="0"/>
          <w:marTop w:val="0"/>
          <w:marBottom w:val="0"/>
          <w:divBdr>
            <w:top w:val="none" w:sz="0" w:space="0" w:color="auto"/>
            <w:left w:val="none" w:sz="0" w:space="0" w:color="auto"/>
            <w:bottom w:val="none" w:sz="0" w:space="0" w:color="auto"/>
            <w:right w:val="none" w:sz="0" w:space="0" w:color="auto"/>
          </w:divBdr>
        </w:div>
      </w:divsChild>
    </w:div>
    <w:div w:id="1507136227">
      <w:bodyDiv w:val="1"/>
      <w:marLeft w:val="0"/>
      <w:marRight w:val="0"/>
      <w:marTop w:val="0"/>
      <w:marBottom w:val="0"/>
      <w:divBdr>
        <w:top w:val="none" w:sz="0" w:space="0" w:color="auto"/>
        <w:left w:val="none" w:sz="0" w:space="0" w:color="auto"/>
        <w:bottom w:val="none" w:sz="0" w:space="0" w:color="auto"/>
        <w:right w:val="none" w:sz="0" w:space="0" w:color="auto"/>
      </w:divBdr>
      <w:divsChild>
        <w:div w:id="1224633884">
          <w:marLeft w:val="0"/>
          <w:marRight w:val="0"/>
          <w:marTop w:val="0"/>
          <w:marBottom w:val="0"/>
          <w:divBdr>
            <w:top w:val="none" w:sz="0" w:space="0" w:color="auto"/>
            <w:left w:val="none" w:sz="0" w:space="0" w:color="auto"/>
            <w:bottom w:val="none" w:sz="0" w:space="0" w:color="auto"/>
            <w:right w:val="none" w:sz="0" w:space="0" w:color="auto"/>
          </w:divBdr>
          <w:divsChild>
            <w:div w:id="147942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7600">
      <w:bodyDiv w:val="1"/>
      <w:marLeft w:val="0"/>
      <w:marRight w:val="0"/>
      <w:marTop w:val="0"/>
      <w:marBottom w:val="0"/>
      <w:divBdr>
        <w:top w:val="none" w:sz="0" w:space="0" w:color="auto"/>
        <w:left w:val="none" w:sz="0" w:space="0" w:color="auto"/>
        <w:bottom w:val="none" w:sz="0" w:space="0" w:color="auto"/>
        <w:right w:val="none" w:sz="0" w:space="0" w:color="auto"/>
      </w:divBdr>
    </w:div>
    <w:div w:id="1526167494">
      <w:bodyDiv w:val="1"/>
      <w:marLeft w:val="0"/>
      <w:marRight w:val="0"/>
      <w:marTop w:val="0"/>
      <w:marBottom w:val="0"/>
      <w:divBdr>
        <w:top w:val="none" w:sz="0" w:space="0" w:color="auto"/>
        <w:left w:val="none" w:sz="0" w:space="0" w:color="auto"/>
        <w:bottom w:val="none" w:sz="0" w:space="0" w:color="auto"/>
        <w:right w:val="none" w:sz="0" w:space="0" w:color="auto"/>
      </w:divBdr>
      <w:divsChild>
        <w:div w:id="1059207695">
          <w:marLeft w:val="0"/>
          <w:marRight w:val="0"/>
          <w:marTop w:val="0"/>
          <w:marBottom w:val="0"/>
          <w:divBdr>
            <w:top w:val="none" w:sz="0" w:space="0" w:color="auto"/>
            <w:left w:val="none" w:sz="0" w:space="0" w:color="auto"/>
            <w:bottom w:val="none" w:sz="0" w:space="0" w:color="auto"/>
            <w:right w:val="none" w:sz="0" w:space="0" w:color="auto"/>
          </w:divBdr>
        </w:div>
      </w:divsChild>
    </w:div>
    <w:div w:id="1531912385">
      <w:bodyDiv w:val="1"/>
      <w:marLeft w:val="0"/>
      <w:marRight w:val="0"/>
      <w:marTop w:val="0"/>
      <w:marBottom w:val="0"/>
      <w:divBdr>
        <w:top w:val="none" w:sz="0" w:space="0" w:color="auto"/>
        <w:left w:val="none" w:sz="0" w:space="0" w:color="auto"/>
        <w:bottom w:val="none" w:sz="0" w:space="0" w:color="auto"/>
        <w:right w:val="none" w:sz="0" w:space="0" w:color="auto"/>
      </w:divBdr>
      <w:divsChild>
        <w:div w:id="1015769768">
          <w:marLeft w:val="0"/>
          <w:marRight w:val="0"/>
          <w:marTop w:val="0"/>
          <w:marBottom w:val="0"/>
          <w:divBdr>
            <w:top w:val="none" w:sz="0" w:space="0" w:color="auto"/>
            <w:left w:val="none" w:sz="0" w:space="0" w:color="auto"/>
            <w:bottom w:val="none" w:sz="0" w:space="0" w:color="auto"/>
            <w:right w:val="none" w:sz="0" w:space="0" w:color="auto"/>
          </w:divBdr>
        </w:div>
      </w:divsChild>
    </w:div>
    <w:div w:id="1564101233">
      <w:bodyDiv w:val="1"/>
      <w:marLeft w:val="0"/>
      <w:marRight w:val="0"/>
      <w:marTop w:val="0"/>
      <w:marBottom w:val="0"/>
      <w:divBdr>
        <w:top w:val="none" w:sz="0" w:space="0" w:color="auto"/>
        <w:left w:val="none" w:sz="0" w:space="0" w:color="auto"/>
        <w:bottom w:val="none" w:sz="0" w:space="0" w:color="auto"/>
        <w:right w:val="none" w:sz="0" w:space="0" w:color="auto"/>
      </w:divBdr>
      <w:divsChild>
        <w:div w:id="1817989275">
          <w:marLeft w:val="0"/>
          <w:marRight w:val="0"/>
          <w:marTop w:val="0"/>
          <w:marBottom w:val="0"/>
          <w:divBdr>
            <w:top w:val="none" w:sz="0" w:space="0" w:color="auto"/>
            <w:left w:val="none" w:sz="0" w:space="0" w:color="auto"/>
            <w:bottom w:val="none" w:sz="0" w:space="0" w:color="auto"/>
            <w:right w:val="none" w:sz="0" w:space="0" w:color="auto"/>
          </w:divBdr>
        </w:div>
      </w:divsChild>
    </w:div>
    <w:div w:id="1568957292">
      <w:bodyDiv w:val="1"/>
      <w:marLeft w:val="0"/>
      <w:marRight w:val="0"/>
      <w:marTop w:val="0"/>
      <w:marBottom w:val="0"/>
      <w:divBdr>
        <w:top w:val="none" w:sz="0" w:space="0" w:color="auto"/>
        <w:left w:val="none" w:sz="0" w:space="0" w:color="auto"/>
        <w:bottom w:val="none" w:sz="0" w:space="0" w:color="auto"/>
        <w:right w:val="none" w:sz="0" w:space="0" w:color="auto"/>
      </w:divBdr>
    </w:div>
    <w:div w:id="1590890453">
      <w:bodyDiv w:val="1"/>
      <w:marLeft w:val="0"/>
      <w:marRight w:val="0"/>
      <w:marTop w:val="0"/>
      <w:marBottom w:val="0"/>
      <w:divBdr>
        <w:top w:val="none" w:sz="0" w:space="0" w:color="auto"/>
        <w:left w:val="none" w:sz="0" w:space="0" w:color="auto"/>
        <w:bottom w:val="none" w:sz="0" w:space="0" w:color="auto"/>
        <w:right w:val="none" w:sz="0" w:space="0" w:color="auto"/>
      </w:divBdr>
    </w:div>
    <w:div w:id="1623919257">
      <w:bodyDiv w:val="1"/>
      <w:marLeft w:val="0"/>
      <w:marRight w:val="0"/>
      <w:marTop w:val="0"/>
      <w:marBottom w:val="0"/>
      <w:divBdr>
        <w:top w:val="none" w:sz="0" w:space="0" w:color="auto"/>
        <w:left w:val="none" w:sz="0" w:space="0" w:color="auto"/>
        <w:bottom w:val="none" w:sz="0" w:space="0" w:color="auto"/>
        <w:right w:val="none" w:sz="0" w:space="0" w:color="auto"/>
      </w:divBdr>
    </w:div>
    <w:div w:id="1625579350">
      <w:bodyDiv w:val="1"/>
      <w:marLeft w:val="0"/>
      <w:marRight w:val="0"/>
      <w:marTop w:val="0"/>
      <w:marBottom w:val="0"/>
      <w:divBdr>
        <w:top w:val="none" w:sz="0" w:space="0" w:color="auto"/>
        <w:left w:val="none" w:sz="0" w:space="0" w:color="auto"/>
        <w:bottom w:val="none" w:sz="0" w:space="0" w:color="auto"/>
        <w:right w:val="none" w:sz="0" w:space="0" w:color="auto"/>
      </w:divBdr>
      <w:divsChild>
        <w:div w:id="121195574">
          <w:marLeft w:val="0"/>
          <w:marRight w:val="0"/>
          <w:marTop w:val="0"/>
          <w:marBottom w:val="0"/>
          <w:divBdr>
            <w:top w:val="none" w:sz="0" w:space="0" w:color="auto"/>
            <w:left w:val="none" w:sz="0" w:space="0" w:color="auto"/>
            <w:bottom w:val="none" w:sz="0" w:space="0" w:color="auto"/>
            <w:right w:val="none" w:sz="0" w:space="0" w:color="auto"/>
          </w:divBdr>
        </w:div>
      </w:divsChild>
    </w:div>
    <w:div w:id="1647125689">
      <w:bodyDiv w:val="1"/>
      <w:marLeft w:val="0"/>
      <w:marRight w:val="0"/>
      <w:marTop w:val="0"/>
      <w:marBottom w:val="0"/>
      <w:divBdr>
        <w:top w:val="none" w:sz="0" w:space="0" w:color="auto"/>
        <w:left w:val="none" w:sz="0" w:space="0" w:color="auto"/>
        <w:bottom w:val="none" w:sz="0" w:space="0" w:color="auto"/>
        <w:right w:val="none" w:sz="0" w:space="0" w:color="auto"/>
      </w:divBdr>
    </w:div>
    <w:div w:id="1689133707">
      <w:bodyDiv w:val="1"/>
      <w:marLeft w:val="0"/>
      <w:marRight w:val="0"/>
      <w:marTop w:val="0"/>
      <w:marBottom w:val="0"/>
      <w:divBdr>
        <w:top w:val="none" w:sz="0" w:space="0" w:color="auto"/>
        <w:left w:val="none" w:sz="0" w:space="0" w:color="auto"/>
        <w:bottom w:val="none" w:sz="0" w:space="0" w:color="auto"/>
        <w:right w:val="none" w:sz="0" w:space="0" w:color="auto"/>
      </w:divBdr>
    </w:div>
    <w:div w:id="1697920484">
      <w:bodyDiv w:val="1"/>
      <w:marLeft w:val="0"/>
      <w:marRight w:val="0"/>
      <w:marTop w:val="0"/>
      <w:marBottom w:val="0"/>
      <w:divBdr>
        <w:top w:val="none" w:sz="0" w:space="0" w:color="auto"/>
        <w:left w:val="none" w:sz="0" w:space="0" w:color="auto"/>
        <w:bottom w:val="none" w:sz="0" w:space="0" w:color="auto"/>
        <w:right w:val="none" w:sz="0" w:space="0" w:color="auto"/>
      </w:divBdr>
      <w:divsChild>
        <w:div w:id="991450040">
          <w:marLeft w:val="0"/>
          <w:marRight w:val="0"/>
          <w:marTop w:val="0"/>
          <w:marBottom w:val="0"/>
          <w:divBdr>
            <w:top w:val="none" w:sz="0" w:space="0" w:color="auto"/>
            <w:left w:val="none" w:sz="0" w:space="0" w:color="auto"/>
            <w:bottom w:val="none" w:sz="0" w:space="0" w:color="auto"/>
            <w:right w:val="none" w:sz="0" w:space="0" w:color="auto"/>
          </w:divBdr>
        </w:div>
      </w:divsChild>
    </w:div>
    <w:div w:id="1770815197">
      <w:bodyDiv w:val="1"/>
      <w:marLeft w:val="0"/>
      <w:marRight w:val="0"/>
      <w:marTop w:val="0"/>
      <w:marBottom w:val="0"/>
      <w:divBdr>
        <w:top w:val="none" w:sz="0" w:space="0" w:color="auto"/>
        <w:left w:val="none" w:sz="0" w:space="0" w:color="auto"/>
        <w:bottom w:val="none" w:sz="0" w:space="0" w:color="auto"/>
        <w:right w:val="none" w:sz="0" w:space="0" w:color="auto"/>
      </w:divBdr>
    </w:div>
    <w:div w:id="1774783053">
      <w:bodyDiv w:val="1"/>
      <w:marLeft w:val="0"/>
      <w:marRight w:val="0"/>
      <w:marTop w:val="0"/>
      <w:marBottom w:val="0"/>
      <w:divBdr>
        <w:top w:val="none" w:sz="0" w:space="0" w:color="auto"/>
        <w:left w:val="none" w:sz="0" w:space="0" w:color="auto"/>
        <w:bottom w:val="none" w:sz="0" w:space="0" w:color="auto"/>
        <w:right w:val="none" w:sz="0" w:space="0" w:color="auto"/>
      </w:divBdr>
    </w:div>
    <w:div w:id="1785073284">
      <w:bodyDiv w:val="1"/>
      <w:marLeft w:val="0"/>
      <w:marRight w:val="0"/>
      <w:marTop w:val="0"/>
      <w:marBottom w:val="0"/>
      <w:divBdr>
        <w:top w:val="none" w:sz="0" w:space="0" w:color="auto"/>
        <w:left w:val="none" w:sz="0" w:space="0" w:color="auto"/>
        <w:bottom w:val="none" w:sz="0" w:space="0" w:color="auto"/>
        <w:right w:val="none" w:sz="0" w:space="0" w:color="auto"/>
      </w:divBdr>
      <w:divsChild>
        <w:div w:id="1072196134">
          <w:marLeft w:val="0"/>
          <w:marRight w:val="0"/>
          <w:marTop w:val="0"/>
          <w:marBottom w:val="0"/>
          <w:divBdr>
            <w:top w:val="none" w:sz="0" w:space="0" w:color="auto"/>
            <w:left w:val="none" w:sz="0" w:space="0" w:color="auto"/>
            <w:bottom w:val="none" w:sz="0" w:space="0" w:color="auto"/>
            <w:right w:val="none" w:sz="0" w:space="0" w:color="auto"/>
          </w:divBdr>
        </w:div>
      </w:divsChild>
    </w:div>
    <w:div w:id="1790584378">
      <w:bodyDiv w:val="1"/>
      <w:marLeft w:val="0"/>
      <w:marRight w:val="0"/>
      <w:marTop w:val="0"/>
      <w:marBottom w:val="0"/>
      <w:divBdr>
        <w:top w:val="none" w:sz="0" w:space="0" w:color="auto"/>
        <w:left w:val="none" w:sz="0" w:space="0" w:color="auto"/>
        <w:bottom w:val="none" w:sz="0" w:space="0" w:color="auto"/>
        <w:right w:val="none" w:sz="0" w:space="0" w:color="auto"/>
      </w:divBdr>
    </w:div>
    <w:div w:id="1818304397">
      <w:bodyDiv w:val="1"/>
      <w:marLeft w:val="0"/>
      <w:marRight w:val="0"/>
      <w:marTop w:val="0"/>
      <w:marBottom w:val="0"/>
      <w:divBdr>
        <w:top w:val="none" w:sz="0" w:space="0" w:color="auto"/>
        <w:left w:val="none" w:sz="0" w:space="0" w:color="auto"/>
        <w:bottom w:val="none" w:sz="0" w:space="0" w:color="auto"/>
        <w:right w:val="none" w:sz="0" w:space="0" w:color="auto"/>
      </w:divBdr>
      <w:divsChild>
        <w:div w:id="1334142192">
          <w:marLeft w:val="0"/>
          <w:marRight w:val="0"/>
          <w:marTop w:val="0"/>
          <w:marBottom w:val="0"/>
          <w:divBdr>
            <w:top w:val="none" w:sz="0" w:space="0" w:color="auto"/>
            <w:left w:val="none" w:sz="0" w:space="0" w:color="auto"/>
            <w:bottom w:val="none" w:sz="0" w:space="0" w:color="auto"/>
            <w:right w:val="none" w:sz="0" w:space="0" w:color="auto"/>
          </w:divBdr>
        </w:div>
      </w:divsChild>
    </w:div>
    <w:div w:id="1838612790">
      <w:bodyDiv w:val="1"/>
      <w:marLeft w:val="0"/>
      <w:marRight w:val="0"/>
      <w:marTop w:val="0"/>
      <w:marBottom w:val="0"/>
      <w:divBdr>
        <w:top w:val="none" w:sz="0" w:space="0" w:color="auto"/>
        <w:left w:val="none" w:sz="0" w:space="0" w:color="auto"/>
        <w:bottom w:val="none" w:sz="0" w:space="0" w:color="auto"/>
        <w:right w:val="none" w:sz="0" w:space="0" w:color="auto"/>
      </w:divBdr>
    </w:div>
    <w:div w:id="1839155664">
      <w:bodyDiv w:val="1"/>
      <w:marLeft w:val="0"/>
      <w:marRight w:val="0"/>
      <w:marTop w:val="0"/>
      <w:marBottom w:val="0"/>
      <w:divBdr>
        <w:top w:val="none" w:sz="0" w:space="0" w:color="auto"/>
        <w:left w:val="none" w:sz="0" w:space="0" w:color="auto"/>
        <w:bottom w:val="none" w:sz="0" w:space="0" w:color="auto"/>
        <w:right w:val="none" w:sz="0" w:space="0" w:color="auto"/>
      </w:divBdr>
    </w:div>
    <w:div w:id="1848517475">
      <w:bodyDiv w:val="1"/>
      <w:marLeft w:val="0"/>
      <w:marRight w:val="0"/>
      <w:marTop w:val="0"/>
      <w:marBottom w:val="0"/>
      <w:divBdr>
        <w:top w:val="none" w:sz="0" w:space="0" w:color="auto"/>
        <w:left w:val="none" w:sz="0" w:space="0" w:color="auto"/>
        <w:bottom w:val="none" w:sz="0" w:space="0" w:color="auto"/>
        <w:right w:val="none" w:sz="0" w:space="0" w:color="auto"/>
      </w:divBdr>
    </w:div>
    <w:div w:id="1858425320">
      <w:bodyDiv w:val="1"/>
      <w:marLeft w:val="0"/>
      <w:marRight w:val="0"/>
      <w:marTop w:val="0"/>
      <w:marBottom w:val="0"/>
      <w:divBdr>
        <w:top w:val="none" w:sz="0" w:space="0" w:color="auto"/>
        <w:left w:val="none" w:sz="0" w:space="0" w:color="auto"/>
        <w:bottom w:val="none" w:sz="0" w:space="0" w:color="auto"/>
        <w:right w:val="none" w:sz="0" w:space="0" w:color="auto"/>
      </w:divBdr>
      <w:divsChild>
        <w:div w:id="820000941">
          <w:marLeft w:val="0"/>
          <w:marRight w:val="0"/>
          <w:marTop w:val="0"/>
          <w:marBottom w:val="0"/>
          <w:divBdr>
            <w:top w:val="none" w:sz="0" w:space="0" w:color="auto"/>
            <w:left w:val="none" w:sz="0" w:space="0" w:color="auto"/>
            <w:bottom w:val="none" w:sz="0" w:space="0" w:color="auto"/>
            <w:right w:val="none" w:sz="0" w:space="0" w:color="auto"/>
          </w:divBdr>
        </w:div>
      </w:divsChild>
    </w:div>
    <w:div w:id="1874535331">
      <w:bodyDiv w:val="1"/>
      <w:marLeft w:val="0"/>
      <w:marRight w:val="0"/>
      <w:marTop w:val="0"/>
      <w:marBottom w:val="0"/>
      <w:divBdr>
        <w:top w:val="none" w:sz="0" w:space="0" w:color="auto"/>
        <w:left w:val="none" w:sz="0" w:space="0" w:color="auto"/>
        <w:bottom w:val="none" w:sz="0" w:space="0" w:color="auto"/>
        <w:right w:val="none" w:sz="0" w:space="0" w:color="auto"/>
      </w:divBdr>
      <w:divsChild>
        <w:div w:id="1165050400">
          <w:marLeft w:val="0"/>
          <w:marRight w:val="0"/>
          <w:marTop w:val="0"/>
          <w:marBottom w:val="0"/>
          <w:divBdr>
            <w:top w:val="none" w:sz="0" w:space="0" w:color="auto"/>
            <w:left w:val="none" w:sz="0" w:space="0" w:color="auto"/>
            <w:bottom w:val="none" w:sz="0" w:space="0" w:color="auto"/>
            <w:right w:val="none" w:sz="0" w:space="0" w:color="auto"/>
          </w:divBdr>
          <w:divsChild>
            <w:div w:id="175446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78587">
      <w:bodyDiv w:val="1"/>
      <w:marLeft w:val="0"/>
      <w:marRight w:val="0"/>
      <w:marTop w:val="0"/>
      <w:marBottom w:val="0"/>
      <w:divBdr>
        <w:top w:val="none" w:sz="0" w:space="0" w:color="auto"/>
        <w:left w:val="none" w:sz="0" w:space="0" w:color="auto"/>
        <w:bottom w:val="none" w:sz="0" w:space="0" w:color="auto"/>
        <w:right w:val="none" w:sz="0" w:space="0" w:color="auto"/>
      </w:divBdr>
      <w:divsChild>
        <w:div w:id="2058702740">
          <w:marLeft w:val="0"/>
          <w:marRight w:val="0"/>
          <w:marTop w:val="0"/>
          <w:marBottom w:val="0"/>
          <w:divBdr>
            <w:top w:val="none" w:sz="0" w:space="0" w:color="auto"/>
            <w:left w:val="none" w:sz="0" w:space="0" w:color="auto"/>
            <w:bottom w:val="none" w:sz="0" w:space="0" w:color="auto"/>
            <w:right w:val="none" w:sz="0" w:space="0" w:color="auto"/>
          </w:divBdr>
        </w:div>
      </w:divsChild>
    </w:div>
    <w:div w:id="1883520511">
      <w:bodyDiv w:val="1"/>
      <w:marLeft w:val="0"/>
      <w:marRight w:val="0"/>
      <w:marTop w:val="0"/>
      <w:marBottom w:val="0"/>
      <w:divBdr>
        <w:top w:val="none" w:sz="0" w:space="0" w:color="auto"/>
        <w:left w:val="none" w:sz="0" w:space="0" w:color="auto"/>
        <w:bottom w:val="none" w:sz="0" w:space="0" w:color="auto"/>
        <w:right w:val="none" w:sz="0" w:space="0" w:color="auto"/>
      </w:divBdr>
    </w:div>
    <w:div w:id="1903831769">
      <w:bodyDiv w:val="1"/>
      <w:marLeft w:val="0"/>
      <w:marRight w:val="0"/>
      <w:marTop w:val="0"/>
      <w:marBottom w:val="0"/>
      <w:divBdr>
        <w:top w:val="none" w:sz="0" w:space="0" w:color="auto"/>
        <w:left w:val="none" w:sz="0" w:space="0" w:color="auto"/>
        <w:bottom w:val="none" w:sz="0" w:space="0" w:color="auto"/>
        <w:right w:val="none" w:sz="0" w:space="0" w:color="auto"/>
      </w:divBdr>
    </w:div>
    <w:div w:id="1908764891">
      <w:bodyDiv w:val="1"/>
      <w:marLeft w:val="0"/>
      <w:marRight w:val="0"/>
      <w:marTop w:val="0"/>
      <w:marBottom w:val="0"/>
      <w:divBdr>
        <w:top w:val="none" w:sz="0" w:space="0" w:color="auto"/>
        <w:left w:val="none" w:sz="0" w:space="0" w:color="auto"/>
        <w:bottom w:val="none" w:sz="0" w:space="0" w:color="auto"/>
        <w:right w:val="none" w:sz="0" w:space="0" w:color="auto"/>
      </w:divBdr>
      <w:divsChild>
        <w:div w:id="2043239724">
          <w:marLeft w:val="0"/>
          <w:marRight w:val="0"/>
          <w:marTop w:val="0"/>
          <w:marBottom w:val="0"/>
          <w:divBdr>
            <w:top w:val="none" w:sz="0" w:space="0" w:color="auto"/>
            <w:left w:val="none" w:sz="0" w:space="0" w:color="auto"/>
            <w:bottom w:val="none" w:sz="0" w:space="0" w:color="auto"/>
            <w:right w:val="none" w:sz="0" w:space="0" w:color="auto"/>
          </w:divBdr>
        </w:div>
      </w:divsChild>
    </w:div>
    <w:div w:id="1914731063">
      <w:bodyDiv w:val="1"/>
      <w:marLeft w:val="0"/>
      <w:marRight w:val="0"/>
      <w:marTop w:val="0"/>
      <w:marBottom w:val="0"/>
      <w:divBdr>
        <w:top w:val="none" w:sz="0" w:space="0" w:color="auto"/>
        <w:left w:val="none" w:sz="0" w:space="0" w:color="auto"/>
        <w:bottom w:val="none" w:sz="0" w:space="0" w:color="auto"/>
        <w:right w:val="none" w:sz="0" w:space="0" w:color="auto"/>
      </w:divBdr>
      <w:divsChild>
        <w:div w:id="800195550">
          <w:marLeft w:val="0"/>
          <w:marRight w:val="0"/>
          <w:marTop w:val="0"/>
          <w:marBottom w:val="0"/>
          <w:divBdr>
            <w:top w:val="none" w:sz="0" w:space="0" w:color="auto"/>
            <w:left w:val="none" w:sz="0" w:space="0" w:color="auto"/>
            <w:bottom w:val="none" w:sz="0" w:space="0" w:color="auto"/>
            <w:right w:val="none" w:sz="0" w:space="0" w:color="auto"/>
          </w:divBdr>
        </w:div>
      </w:divsChild>
    </w:div>
    <w:div w:id="1932927529">
      <w:bodyDiv w:val="1"/>
      <w:marLeft w:val="0"/>
      <w:marRight w:val="0"/>
      <w:marTop w:val="0"/>
      <w:marBottom w:val="0"/>
      <w:divBdr>
        <w:top w:val="none" w:sz="0" w:space="0" w:color="auto"/>
        <w:left w:val="none" w:sz="0" w:space="0" w:color="auto"/>
        <w:bottom w:val="none" w:sz="0" w:space="0" w:color="auto"/>
        <w:right w:val="none" w:sz="0" w:space="0" w:color="auto"/>
      </w:divBdr>
    </w:div>
    <w:div w:id="1952659953">
      <w:bodyDiv w:val="1"/>
      <w:marLeft w:val="0"/>
      <w:marRight w:val="0"/>
      <w:marTop w:val="0"/>
      <w:marBottom w:val="0"/>
      <w:divBdr>
        <w:top w:val="none" w:sz="0" w:space="0" w:color="auto"/>
        <w:left w:val="none" w:sz="0" w:space="0" w:color="auto"/>
        <w:bottom w:val="none" w:sz="0" w:space="0" w:color="auto"/>
        <w:right w:val="none" w:sz="0" w:space="0" w:color="auto"/>
      </w:divBdr>
    </w:div>
    <w:div w:id="1975988431">
      <w:bodyDiv w:val="1"/>
      <w:marLeft w:val="0"/>
      <w:marRight w:val="0"/>
      <w:marTop w:val="0"/>
      <w:marBottom w:val="0"/>
      <w:divBdr>
        <w:top w:val="none" w:sz="0" w:space="0" w:color="auto"/>
        <w:left w:val="none" w:sz="0" w:space="0" w:color="auto"/>
        <w:bottom w:val="none" w:sz="0" w:space="0" w:color="auto"/>
        <w:right w:val="none" w:sz="0" w:space="0" w:color="auto"/>
      </w:divBdr>
    </w:div>
    <w:div w:id="1978995333">
      <w:bodyDiv w:val="1"/>
      <w:marLeft w:val="0"/>
      <w:marRight w:val="0"/>
      <w:marTop w:val="0"/>
      <w:marBottom w:val="0"/>
      <w:divBdr>
        <w:top w:val="none" w:sz="0" w:space="0" w:color="auto"/>
        <w:left w:val="none" w:sz="0" w:space="0" w:color="auto"/>
        <w:bottom w:val="none" w:sz="0" w:space="0" w:color="auto"/>
        <w:right w:val="none" w:sz="0" w:space="0" w:color="auto"/>
      </w:divBdr>
      <w:divsChild>
        <w:div w:id="1783573547">
          <w:marLeft w:val="0"/>
          <w:marRight w:val="0"/>
          <w:marTop w:val="0"/>
          <w:marBottom w:val="0"/>
          <w:divBdr>
            <w:top w:val="none" w:sz="0" w:space="0" w:color="auto"/>
            <w:left w:val="none" w:sz="0" w:space="0" w:color="auto"/>
            <w:bottom w:val="none" w:sz="0" w:space="0" w:color="auto"/>
            <w:right w:val="none" w:sz="0" w:space="0" w:color="auto"/>
          </w:divBdr>
        </w:div>
      </w:divsChild>
    </w:div>
    <w:div w:id="1982613539">
      <w:bodyDiv w:val="1"/>
      <w:marLeft w:val="0"/>
      <w:marRight w:val="0"/>
      <w:marTop w:val="0"/>
      <w:marBottom w:val="0"/>
      <w:divBdr>
        <w:top w:val="none" w:sz="0" w:space="0" w:color="auto"/>
        <w:left w:val="none" w:sz="0" w:space="0" w:color="auto"/>
        <w:bottom w:val="none" w:sz="0" w:space="0" w:color="auto"/>
        <w:right w:val="none" w:sz="0" w:space="0" w:color="auto"/>
      </w:divBdr>
    </w:div>
    <w:div w:id="1990286269">
      <w:bodyDiv w:val="1"/>
      <w:marLeft w:val="0"/>
      <w:marRight w:val="0"/>
      <w:marTop w:val="0"/>
      <w:marBottom w:val="0"/>
      <w:divBdr>
        <w:top w:val="none" w:sz="0" w:space="0" w:color="auto"/>
        <w:left w:val="none" w:sz="0" w:space="0" w:color="auto"/>
        <w:bottom w:val="none" w:sz="0" w:space="0" w:color="auto"/>
        <w:right w:val="none" w:sz="0" w:space="0" w:color="auto"/>
      </w:divBdr>
      <w:divsChild>
        <w:div w:id="172376562">
          <w:marLeft w:val="0"/>
          <w:marRight w:val="0"/>
          <w:marTop w:val="0"/>
          <w:marBottom w:val="0"/>
          <w:divBdr>
            <w:top w:val="none" w:sz="0" w:space="0" w:color="auto"/>
            <w:left w:val="none" w:sz="0" w:space="0" w:color="auto"/>
            <w:bottom w:val="none" w:sz="0" w:space="0" w:color="auto"/>
            <w:right w:val="none" w:sz="0" w:space="0" w:color="auto"/>
          </w:divBdr>
        </w:div>
      </w:divsChild>
    </w:div>
    <w:div w:id="1998921570">
      <w:bodyDiv w:val="1"/>
      <w:marLeft w:val="0"/>
      <w:marRight w:val="0"/>
      <w:marTop w:val="0"/>
      <w:marBottom w:val="0"/>
      <w:divBdr>
        <w:top w:val="none" w:sz="0" w:space="0" w:color="auto"/>
        <w:left w:val="none" w:sz="0" w:space="0" w:color="auto"/>
        <w:bottom w:val="none" w:sz="0" w:space="0" w:color="auto"/>
        <w:right w:val="none" w:sz="0" w:space="0" w:color="auto"/>
      </w:divBdr>
      <w:divsChild>
        <w:div w:id="665791961">
          <w:marLeft w:val="0"/>
          <w:marRight w:val="0"/>
          <w:marTop w:val="0"/>
          <w:marBottom w:val="0"/>
          <w:divBdr>
            <w:top w:val="none" w:sz="0" w:space="0" w:color="auto"/>
            <w:left w:val="none" w:sz="0" w:space="0" w:color="auto"/>
            <w:bottom w:val="none" w:sz="0" w:space="0" w:color="auto"/>
            <w:right w:val="none" w:sz="0" w:space="0" w:color="auto"/>
          </w:divBdr>
        </w:div>
      </w:divsChild>
    </w:div>
    <w:div w:id="2018842649">
      <w:bodyDiv w:val="1"/>
      <w:marLeft w:val="0"/>
      <w:marRight w:val="0"/>
      <w:marTop w:val="0"/>
      <w:marBottom w:val="0"/>
      <w:divBdr>
        <w:top w:val="none" w:sz="0" w:space="0" w:color="auto"/>
        <w:left w:val="none" w:sz="0" w:space="0" w:color="auto"/>
        <w:bottom w:val="none" w:sz="0" w:space="0" w:color="auto"/>
        <w:right w:val="none" w:sz="0" w:space="0" w:color="auto"/>
      </w:divBdr>
    </w:div>
    <w:div w:id="2054109439">
      <w:bodyDiv w:val="1"/>
      <w:marLeft w:val="0"/>
      <w:marRight w:val="0"/>
      <w:marTop w:val="0"/>
      <w:marBottom w:val="0"/>
      <w:divBdr>
        <w:top w:val="none" w:sz="0" w:space="0" w:color="auto"/>
        <w:left w:val="none" w:sz="0" w:space="0" w:color="auto"/>
        <w:bottom w:val="none" w:sz="0" w:space="0" w:color="auto"/>
        <w:right w:val="none" w:sz="0" w:space="0" w:color="auto"/>
      </w:divBdr>
      <w:divsChild>
        <w:div w:id="1108694402">
          <w:marLeft w:val="0"/>
          <w:marRight w:val="0"/>
          <w:marTop w:val="0"/>
          <w:marBottom w:val="0"/>
          <w:divBdr>
            <w:top w:val="none" w:sz="0" w:space="0" w:color="auto"/>
            <w:left w:val="none" w:sz="0" w:space="0" w:color="auto"/>
            <w:bottom w:val="none" w:sz="0" w:space="0" w:color="auto"/>
            <w:right w:val="none" w:sz="0" w:space="0" w:color="auto"/>
          </w:divBdr>
        </w:div>
      </w:divsChild>
    </w:div>
    <w:div w:id="2056541336">
      <w:bodyDiv w:val="1"/>
      <w:marLeft w:val="0"/>
      <w:marRight w:val="0"/>
      <w:marTop w:val="0"/>
      <w:marBottom w:val="0"/>
      <w:divBdr>
        <w:top w:val="none" w:sz="0" w:space="0" w:color="auto"/>
        <w:left w:val="none" w:sz="0" w:space="0" w:color="auto"/>
        <w:bottom w:val="none" w:sz="0" w:space="0" w:color="auto"/>
        <w:right w:val="none" w:sz="0" w:space="0" w:color="auto"/>
      </w:divBdr>
    </w:div>
    <w:div w:id="2083407984">
      <w:bodyDiv w:val="1"/>
      <w:marLeft w:val="0"/>
      <w:marRight w:val="0"/>
      <w:marTop w:val="0"/>
      <w:marBottom w:val="0"/>
      <w:divBdr>
        <w:top w:val="none" w:sz="0" w:space="0" w:color="auto"/>
        <w:left w:val="none" w:sz="0" w:space="0" w:color="auto"/>
        <w:bottom w:val="none" w:sz="0" w:space="0" w:color="auto"/>
        <w:right w:val="none" w:sz="0" w:space="0" w:color="auto"/>
      </w:divBdr>
    </w:div>
    <w:div w:id="2095735123">
      <w:bodyDiv w:val="1"/>
      <w:marLeft w:val="0"/>
      <w:marRight w:val="0"/>
      <w:marTop w:val="0"/>
      <w:marBottom w:val="0"/>
      <w:divBdr>
        <w:top w:val="none" w:sz="0" w:space="0" w:color="auto"/>
        <w:left w:val="none" w:sz="0" w:space="0" w:color="auto"/>
        <w:bottom w:val="none" w:sz="0" w:space="0" w:color="auto"/>
        <w:right w:val="none" w:sz="0" w:space="0" w:color="auto"/>
      </w:divBdr>
      <w:divsChild>
        <w:div w:id="176491139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hoenixislands.org/pdf/AMB-PIPA-2014.pdf" TargetMode="External"/><Relationship Id="rId13" Type="http://schemas.microsoft.com/office/2016/09/relationships/commentsIds" Target="commentsIds.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microsoft.com/office/2011/relationships/people" Target="people.xml"/><Relationship Id="rId10" Type="http://schemas.openxmlformats.org/officeDocument/2006/relationships/hyperlink" Target="https://obamawhitehouse.archives.gov/the-press-office/2014/09/25/presidential-proclamation-pacific-remote-islands-marine-national-monumen"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obamawhitehouse.archives.gov/the-press-office/2016/08/26/presidential-proclamation-papahanaumokuakea-marine-national-monument" TargetMode="External"/><Relationship Id="rId14" Type="http://schemas.openxmlformats.org/officeDocument/2006/relationships/image" Target="media/image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45E6DF-8E5F-C848-8DD5-48C3E7196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1261</TotalTime>
  <Pages>21</Pages>
  <Words>19295</Words>
  <Characters>109986</Characters>
  <Application>Microsoft Office Word</Application>
  <DocSecurity>0</DocSecurity>
  <Lines>916</Lines>
  <Paragraphs>258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129023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 White</dc:creator>
  <cp:lastModifiedBy>Timothy Daniel White</cp:lastModifiedBy>
  <cp:revision>53</cp:revision>
  <dcterms:created xsi:type="dcterms:W3CDTF">2018-10-23T21:49:00Z</dcterms:created>
  <dcterms:modified xsi:type="dcterms:W3CDTF">2019-02-22T05:47:00Z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zotero-version="5.0.60"&gt;&lt;session id="yxIf68YO"/&gt;&lt;style id="http://www.zotero.org/styles/conservation-letters"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